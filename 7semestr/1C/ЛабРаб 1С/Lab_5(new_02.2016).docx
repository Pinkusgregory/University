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1DA" w:rsidRPr="006A318B" w:rsidRDefault="00035627" w:rsidP="009136C6">
      <w:pPr>
        <w:pStyle w:val="af8"/>
        <w:ind w:left="993"/>
        <w:rPr>
          <w:b/>
          <w:szCs w:val="28"/>
        </w:rPr>
      </w:pPr>
      <w:bookmarkStart w:id="0" w:name="_Toc207789746"/>
      <w:bookmarkStart w:id="1" w:name="_Toc207791705"/>
      <w:bookmarkStart w:id="2" w:name="_Toc208025252"/>
      <w:bookmarkStart w:id="3" w:name="_Toc208041922"/>
      <w:bookmarkStart w:id="4" w:name="_Toc208041960"/>
      <w:bookmarkStart w:id="5" w:name="_Toc210535114"/>
      <w:bookmarkStart w:id="6" w:name="_Toc210628985"/>
      <w:bookmarkStart w:id="7" w:name="_Toc210634594"/>
      <w:bookmarkStart w:id="8" w:name="_Toc210723175"/>
      <w:bookmarkStart w:id="9" w:name="_Toc211080648"/>
      <w:bookmarkStart w:id="10" w:name="_Toc207189409"/>
      <w:bookmarkStart w:id="11" w:name="_Toc210536989"/>
      <w:bookmarkStart w:id="12" w:name="_Toc210540153"/>
      <w:bookmarkStart w:id="13" w:name="_Toc210540392"/>
      <w:bookmarkStart w:id="14" w:name="_Toc211078539"/>
      <w:bookmarkStart w:id="15" w:name="_Toc211244806"/>
      <w:r>
        <w:rPr>
          <w:b/>
          <w:noProof/>
          <w:szCs w:val="28"/>
        </w:rPr>
        <w:pict>
          <v:group id="_x0000_s1048" style="position:absolute;left:0;text-align:left;margin-left:7.5pt;margin-top:57.75pt;width:37.5pt;height:724.95pt;z-index:-1;mso-position-vertical-relative:page" coordorigin="1566,1002" coordsize="636,10134" o:allowincell="f">
            <v:line id="_x0000_s1049" style="position:absolute" from="2202,1002" to="2202,11136" strokeweight="3pt"/>
            <v:line id="_x0000_s1050" style="position:absolute" from="1566,1002" to="1566,11136" strokeweight="3pt"/>
            <v:line id="_x0000_s1051" style="position:absolute" from="1725,1002" to="1725,11136" strokeweight="3pt"/>
            <v:line id="_x0000_s1052" style="position:absolute" from="2043,1002" to="2043,11136" strokeweight="3pt"/>
            <v:line id="_x0000_s1053" style="position:absolute" from="1884,1002" to="1884,11136" strokeweight="3pt"/>
            <w10:wrap anchory="page"/>
          </v:group>
        </w:pict>
      </w:r>
      <w:r w:rsidR="005321DA" w:rsidRPr="006A318B">
        <w:rPr>
          <w:b/>
          <w:bCs/>
          <w:szCs w:val="28"/>
        </w:rPr>
        <w:t>МИНИСТЕРСТВО ОБРАЗОВАНИЯ И НАУКИ</w:t>
      </w:r>
      <w:r w:rsidR="005321DA" w:rsidRPr="006A318B">
        <w:rPr>
          <w:b/>
          <w:bCs/>
          <w:szCs w:val="28"/>
        </w:rPr>
        <w:br/>
        <w:t xml:space="preserve"> РОССИЙСКОЙ ФЕДЕРАЦИИ</w:t>
      </w:r>
    </w:p>
    <w:p w:rsidR="005321DA" w:rsidRPr="006A318B" w:rsidRDefault="005321DA" w:rsidP="009136C6">
      <w:pPr>
        <w:pStyle w:val="Default"/>
        <w:ind w:left="993"/>
        <w:jc w:val="center"/>
        <w:rPr>
          <w:b/>
          <w:bCs/>
          <w:sz w:val="28"/>
          <w:szCs w:val="28"/>
        </w:rPr>
      </w:pPr>
      <w:r w:rsidRPr="006A318B">
        <w:rPr>
          <w:b/>
          <w:bCs/>
          <w:sz w:val="28"/>
          <w:szCs w:val="28"/>
        </w:rPr>
        <w:t>Федеральное государственное автономное образовательное учреждение высшего образования</w:t>
      </w:r>
    </w:p>
    <w:p w:rsidR="005321DA" w:rsidRPr="006A318B" w:rsidRDefault="005321DA" w:rsidP="009136C6">
      <w:pPr>
        <w:pStyle w:val="Default"/>
        <w:ind w:left="993"/>
        <w:jc w:val="center"/>
        <w:rPr>
          <w:b/>
          <w:bCs/>
          <w:sz w:val="28"/>
          <w:szCs w:val="28"/>
        </w:rPr>
      </w:pPr>
      <w:r w:rsidRPr="006A318B">
        <w:rPr>
          <w:b/>
          <w:bCs/>
          <w:sz w:val="28"/>
          <w:szCs w:val="28"/>
        </w:rPr>
        <w:t>«Севастопольский государственный университет»</w:t>
      </w:r>
    </w:p>
    <w:p w:rsidR="005321DA" w:rsidRPr="006A318B" w:rsidRDefault="005321DA" w:rsidP="009136C6">
      <w:pPr>
        <w:pStyle w:val="Default"/>
        <w:ind w:left="993"/>
        <w:rPr>
          <w:b/>
          <w:bCs/>
          <w:sz w:val="28"/>
          <w:szCs w:val="28"/>
        </w:rPr>
      </w:pPr>
    </w:p>
    <w:p w:rsidR="005321DA" w:rsidRPr="006A318B" w:rsidRDefault="005321DA" w:rsidP="009136C6">
      <w:pPr>
        <w:ind w:left="993"/>
        <w:jc w:val="center"/>
        <w:rPr>
          <w:b/>
          <w:bCs/>
          <w:color w:val="000000"/>
          <w:sz w:val="28"/>
          <w:szCs w:val="28"/>
        </w:rPr>
      </w:pPr>
    </w:p>
    <w:p w:rsidR="005321DA" w:rsidRPr="006A318B" w:rsidRDefault="005321DA" w:rsidP="009136C6">
      <w:pPr>
        <w:ind w:left="993"/>
        <w:jc w:val="center"/>
        <w:rPr>
          <w:b/>
          <w:bCs/>
          <w:color w:val="000000"/>
          <w:sz w:val="28"/>
          <w:szCs w:val="28"/>
        </w:rPr>
      </w:pPr>
    </w:p>
    <w:p w:rsidR="005321DA" w:rsidRPr="006A318B" w:rsidRDefault="005321DA" w:rsidP="009136C6">
      <w:pPr>
        <w:ind w:left="993"/>
        <w:jc w:val="center"/>
        <w:rPr>
          <w:b/>
          <w:bCs/>
          <w:color w:val="000000"/>
          <w:sz w:val="28"/>
          <w:szCs w:val="28"/>
        </w:rPr>
      </w:pPr>
    </w:p>
    <w:p w:rsidR="005321DA" w:rsidRPr="006A318B" w:rsidRDefault="005321DA" w:rsidP="009136C6">
      <w:pPr>
        <w:ind w:left="993"/>
        <w:jc w:val="center"/>
        <w:rPr>
          <w:b/>
          <w:color w:val="000000"/>
          <w:sz w:val="28"/>
          <w:szCs w:val="28"/>
        </w:rPr>
      </w:pPr>
      <w:r w:rsidRPr="006A318B">
        <w:rPr>
          <w:b/>
          <w:bCs/>
          <w:color w:val="000000"/>
          <w:sz w:val="28"/>
          <w:szCs w:val="28"/>
        </w:rPr>
        <w:t xml:space="preserve">Институт </w:t>
      </w:r>
      <w:r w:rsidRPr="006A318B">
        <w:rPr>
          <w:b/>
          <w:color w:val="000000"/>
          <w:sz w:val="28"/>
          <w:szCs w:val="28"/>
        </w:rPr>
        <w:t>и</w:t>
      </w:r>
      <w:r w:rsidRPr="006A318B">
        <w:rPr>
          <w:rFonts w:eastAsia="Calibri"/>
          <w:b/>
          <w:color w:val="000000"/>
          <w:sz w:val="28"/>
          <w:szCs w:val="28"/>
        </w:rPr>
        <w:t>нформационных технологий и управления</w:t>
      </w:r>
      <w:r w:rsidRPr="006A318B">
        <w:rPr>
          <w:b/>
          <w:color w:val="000000"/>
          <w:sz w:val="28"/>
          <w:szCs w:val="28"/>
        </w:rPr>
        <w:t xml:space="preserve"> </w:t>
      </w:r>
      <w:r w:rsidRPr="006A318B">
        <w:rPr>
          <w:b/>
          <w:color w:val="000000"/>
          <w:sz w:val="28"/>
          <w:szCs w:val="28"/>
        </w:rPr>
        <w:br/>
      </w:r>
      <w:r w:rsidRPr="006A318B">
        <w:rPr>
          <w:rFonts w:eastAsia="Calibri"/>
          <w:b/>
          <w:color w:val="000000"/>
          <w:sz w:val="28"/>
          <w:szCs w:val="28"/>
        </w:rPr>
        <w:t>в технических системах</w:t>
      </w: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jc w:val="center"/>
        <w:rPr>
          <w:b/>
          <w:color w:val="000000"/>
          <w:sz w:val="28"/>
          <w:szCs w:val="28"/>
        </w:rPr>
      </w:pPr>
    </w:p>
    <w:p w:rsidR="00743FA0" w:rsidRPr="006A318B" w:rsidRDefault="00B27FD4" w:rsidP="009136C6">
      <w:pPr>
        <w:ind w:left="993"/>
        <w:jc w:val="center"/>
        <w:rPr>
          <w:b/>
          <w:color w:val="000000"/>
          <w:sz w:val="28"/>
          <w:szCs w:val="28"/>
        </w:rPr>
      </w:pPr>
      <w:r w:rsidRPr="006A318B">
        <w:rPr>
          <w:b/>
          <w:color w:val="000000"/>
          <w:sz w:val="28"/>
          <w:szCs w:val="28"/>
        </w:rPr>
        <w:t>«</w:t>
      </w:r>
      <w:r w:rsidRPr="006A318B">
        <w:rPr>
          <w:b/>
          <w:bCs/>
          <w:color w:val="000000"/>
          <w:sz w:val="28"/>
          <w:szCs w:val="28"/>
        </w:rPr>
        <w:t>ИССЛЕДОВАНИЕ МЕТОДОВ ПОСТРОЕНИЯ ПОЛЬЗОВАТЕЛЬСКИХ ИНТЕРФЕЙСОВ В СИСТЕМЕ 1С: ПРЕДПРИЯТИЕ 8</w:t>
      </w:r>
      <w:r w:rsidRPr="006A318B">
        <w:rPr>
          <w:b/>
          <w:color w:val="000000"/>
          <w:sz w:val="28"/>
          <w:szCs w:val="28"/>
        </w:rPr>
        <w:t>»</w:t>
      </w:r>
    </w:p>
    <w:p w:rsidR="00743FA0" w:rsidRPr="006A318B" w:rsidRDefault="00743FA0" w:rsidP="001C20BC">
      <w:pPr>
        <w:ind w:firstLine="720"/>
        <w:rPr>
          <w:color w:val="000000"/>
          <w:sz w:val="28"/>
          <w:szCs w:val="28"/>
        </w:rPr>
      </w:pPr>
    </w:p>
    <w:p w:rsidR="005321DA" w:rsidRPr="006A318B" w:rsidRDefault="005321DA" w:rsidP="001C20BC">
      <w:pPr>
        <w:spacing w:line="360" w:lineRule="auto"/>
        <w:ind w:firstLine="720"/>
        <w:jc w:val="center"/>
        <w:rPr>
          <w:color w:val="000000"/>
          <w:sz w:val="28"/>
          <w:szCs w:val="28"/>
        </w:rPr>
      </w:pPr>
    </w:p>
    <w:p w:rsidR="005321DA" w:rsidRPr="006A318B" w:rsidRDefault="005321DA" w:rsidP="001C20BC">
      <w:pPr>
        <w:spacing w:line="360" w:lineRule="auto"/>
        <w:ind w:firstLine="720"/>
        <w:jc w:val="center"/>
        <w:rPr>
          <w:color w:val="000000"/>
          <w:sz w:val="28"/>
          <w:szCs w:val="28"/>
        </w:rPr>
      </w:pPr>
    </w:p>
    <w:p w:rsidR="00743FA0" w:rsidRPr="006A318B" w:rsidRDefault="00743FA0" w:rsidP="009136C6">
      <w:pPr>
        <w:spacing w:line="360" w:lineRule="auto"/>
        <w:ind w:left="993"/>
        <w:jc w:val="center"/>
        <w:rPr>
          <w:color w:val="000000"/>
          <w:sz w:val="28"/>
          <w:szCs w:val="28"/>
        </w:rPr>
      </w:pPr>
      <w:r w:rsidRPr="006A318B">
        <w:rPr>
          <w:color w:val="000000"/>
          <w:sz w:val="28"/>
          <w:szCs w:val="28"/>
        </w:rPr>
        <w:t>МЕТОДИЧЕСКИЕ УКАЗАНИЯ</w:t>
      </w:r>
    </w:p>
    <w:p w:rsidR="00743FA0" w:rsidRPr="006A318B" w:rsidRDefault="00743FA0" w:rsidP="009136C6">
      <w:pPr>
        <w:spacing w:line="360" w:lineRule="auto"/>
        <w:ind w:left="993"/>
        <w:jc w:val="center"/>
        <w:rPr>
          <w:color w:val="000000"/>
          <w:sz w:val="28"/>
          <w:szCs w:val="28"/>
        </w:rPr>
      </w:pPr>
      <w:r w:rsidRPr="006A318B">
        <w:rPr>
          <w:color w:val="000000"/>
          <w:sz w:val="28"/>
          <w:szCs w:val="28"/>
        </w:rPr>
        <w:t>к лабораторной работе</w:t>
      </w:r>
      <w:r w:rsidR="005321DA" w:rsidRPr="006A318B">
        <w:rPr>
          <w:color w:val="000000"/>
          <w:sz w:val="28"/>
          <w:szCs w:val="28"/>
        </w:rPr>
        <w:t xml:space="preserve"> №</w:t>
      </w:r>
      <w:r w:rsidR="008959A7" w:rsidRPr="006A318B">
        <w:rPr>
          <w:color w:val="000000"/>
          <w:sz w:val="28"/>
          <w:szCs w:val="28"/>
        </w:rPr>
        <w:t>4</w:t>
      </w:r>
    </w:p>
    <w:p w:rsidR="00743FA0" w:rsidRPr="006A318B" w:rsidRDefault="00743FA0" w:rsidP="009136C6">
      <w:pPr>
        <w:spacing w:line="360" w:lineRule="auto"/>
        <w:ind w:left="993"/>
        <w:jc w:val="center"/>
        <w:rPr>
          <w:color w:val="000000"/>
          <w:sz w:val="28"/>
          <w:szCs w:val="28"/>
        </w:rPr>
      </w:pPr>
      <w:r w:rsidRPr="006A318B">
        <w:rPr>
          <w:color w:val="000000"/>
          <w:sz w:val="28"/>
          <w:szCs w:val="28"/>
        </w:rPr>
        <w:t>по дисциплине</w:t>
      </w:r>
    </w:p>
    <w:p w:rsidR="00AB29B8" w:rsidRPr="006A318B" w:rsidRDefault="00AB29B8" w:rsidP="009136C6">
      <w:pPr>
        <w:spacing w:line="360" w:lineRule="auto"/>
        <w:ind w:left="993"/>
        <w:jc w:val="center"/>
        <w:rPr>
          <w:color w:val="000000"/>
          <w:sz w:val="28"/>
          <w:szCs w:val="28"/>
        </w:rPr>
      </w:pPr>
      <w:r w:rsidRPr="006A318B">
        <w:rPr>
          <w:color w:val="000000"/>
          <w:sz w:val="28"/>
          <w:szCs w:val="28"/>
        </w:rPr>
        <w:t>«Платформа 1С»</w:t>
      </w:r>
    </w:p>
    <w:p w:rsidR="00AB29B8" w:rsidRPr="006A318B" w:rsidRDefault="00AB29B8" w:rsidP="009136C6">
      <w:pPr>
        <w:spacing w:line="360" w:lineRule="auto"/>
        <w:ind w:left="993"/>
        <w:jc w:val="center"/>
        <w:rPr>
          <w:color w:val="000000"/>
          <w:sz w:val="28"/>
          <w:szCs w:val="28"/>
        </w:rPr>
      </w:pPr>
      <w:r w:rsidRPr="006A318B">
        <w:rPr>
          <w:color w:val="000000"/>
          <w:sz w:val="28"/>
          <w:szCs w:val="28"/>
        </w:rPr>
        <w:t xml:space="preserve">для студентов дневной формы обучения специальности </w:t>
      </w:r>
      <w:r w:rsidR="003F7514" w:rsidRPr="006A318B">
        <w:rPr>
          <w:caps/>
          <w:color w:val="000000"/>
          <w:sz w:val="28"/>
          <w:szCs w:val="28"/>
          <w:lang w:val="uk-UA"/>
        </w:rPr>
        <w:t>09.03.02</w:t>
      </w:r>
    </w:p>
    <w:p w:rsidR="00743FA0" w:rsidRPr="006A318B" w:rsidRDefault="00743FA0" w:rsidP="009136C6">
      <w:pPr>
        <w:spacing w:line="360" w:lineRule="auto"/>
        <w:ind w:left="993"/>
        <w:jc w:val="center"/>
        <w:rPr>
          <w:color w:val="000000"/>
          <w:sz w:val="28"/>
          <w:szCs w:val="28"/>
        </w:rPr>
      </w:pPr>
      <w:r w:rsidRPr="006A318B">
        <w:rPr>
          <w:color w:val="000000"/>
          <w:sz w:val="28"/>
          <w:szCs w:val="28"/>
        </w:rPr>
        <w:t>«Информационные системы и технологии»</w:t>
      </w:r>
    </w:p>
    <w:p w:rsidR="00743FA0" w:rsidRPr="006A318B" w:rsidRDefault="00743FA0" w:rsidP="001C20BC">
      <w:pPr>
        <w:ind w:firstLine="720"/>
        <w:jc w:val="center"/>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rPr>
          <w:color w:val="000000"/>
          <w:sz w:val="28"/>
          <w:szCs w:val="28"/>
        </w:rPr>
      </w:pPr>
    </w:p>
    <w:p w:rsidR="00743FA0" w:rsidRPr="006A318B" w:rsidRDefault="00743FA0" w:rsidP="001C20BC">
      <w:pPr>
        <w:ind w:firstLine="720"/>
        <w:jc w:val="center"/>
        <w:rPr>
          <w:color w:val="000000"/>
          <w:sz w:val="28"/>
          <w:szCs w:val="28"/>
        </w:rPr>
      </w:pPr>
      <w:r w:rsidRPr="006A318B">
        <w:rPr>
          <w:color w:val="000000"/>
          <w:sz w:val="28"/>
          <w:szCs w:val="28"/>
        </w:rPr>
        <w:t>Севастополь</w:t>
      </w:r>
    </w:p>
    <w:p w:rsidR="00743FA0" w:rsidRPr="006A318B" w:rsidRDefault="00953B1F" w:rsidP="001C20BC">
      <w:pPr>
        <w:ind w:firstLine="720"/>
        <w:jc w:val="center"/>
        <w:rPr>
          <w:color w:val="000000"/>
          <w:sz w:val="28"/>
          <w:szCs w:val="28"/>
        </w:rPr>
      </w:pPr>
      <w:r w:rsidRPr="006A318B">
        <w:rPr>
          <w:color w:val="000000"/>
          <w:sz w:val="28"/>
          <w:szCs w:val="28"/>
        </w:rPr>
        <w:t>201</w:t>
      </w:r>
      <w:r w:rsidR="005321DA" w:rsidRPr="006A318B">
        <w:rPr>
          <w:color w:val="000000"/>
          <w:sz w:val="28"/>
          <w:szCs w:val="28"/>
        </w:rPr>
        <w:t>6</w:t>
      </w:r>
    </w:p>
    <w:p w:rsidR="00743FA0" w:rsidRPr="006A318B" w:rsidRDefault="00743FA0" w:rsidP="001C20BC">
      <w:pPr>
        <w:ind w:firstLine="720"/>
        <w:rPr>
          <w:color w:val="000000"/>
          <w:sz w:val="28"/>
          <w:szCs w:val="28"/>
        </w:rPr>
      </w:pPr>
    </w:p>
    <w:p w:rsidR="00464389" w:rsidRPr="006A318B" w:rsidRDefault="00743FA0" w:rsidP="001C20BC">
      <w:pPr>
        <w:rPr>
          <w:color w:val="000000"/>
          <w:sz w:val="28"/>
          <w:szCs w:val="28"/>
        </w:rPr>
      </w:pPr>
      <w:r w:rsidRPr="006A318B">
        <w:rPr>
          <w:color w:val="000000"/>
          <w:sz w:val="28"/>
          <w:szCs w:val="28"/>
        </w:rPr>
        <w:t xml:space="preserve">     </w:t>
      </w:r>
      <w:r w:rsidRPr="006A318B">
        <w:rPr>
          <w:color w:val="000000"/>
          <w:sz w:val="28"/>
          <w:szCs w:val="28"/>
        </w:rPr>
        <w:tab/>
        <w:t xml:space="preserve">      </w:t>
      </w:r>
    </w:p>
    <w:p w:rsidR="0016140E" w:rsidRPr="006A318B" w:rsidRDefault="0016140E" w:rsidP="001C20BC">
      <w:pPr>
        <w:ind w:firstLine="708"/>
        <w:rPr>
          <w:color w:val="000000"/>
          <w:sz w:val="28"/>
          <w:szCs w:val="28"/>
        </w:rPr>
      </w:pPr>
    </w:p>
    <w:p w:rsidR="0016140E" w:rsidRPr="006A318B" w:rsidRDefault="0016140E" w:rsidP="001C20BC">
      <w:pPr>
        <w:ind w:firstLine="708"/>
        <w:rPr>
          <w:color w:val="000000"/>
          <w:sz w:val="28"/>
          <w:szCs w:val="28"/>
        </w:rPr>
      </w:pPr>
    </w:p>
    <w:p w:rsidR="0016140E" w:rsidRPr="006A318B" w:rsidRDefault="0016140E" w:rsidP="001C20BC">
      <w:pPr>
        <w:ind w:firstLine="708"/>
        <w:rPr>
          <w:color w:val="000000"/>
          <w:sz w:val="28"/>
          <w:szCs w:val="28"/>
        </w:rPr>
      </w:pPr>
    </w:p>
    <w:p w:rsidR="00743FA0" w:rsidRPr="006A318B" w:rsidRDefault="00743FA0" w:rsidP="001C20BC">
      <w:pPr>
        <w:ind w:firstLine="708"/>
        <w:rPr>
          <w:color w:val="000000"/>
          <w:sz w:val="28"/>
          <w:szCs w:val="28"/>
        </w:rPr>
      </w:pPr>
      <w:r w:rsidRPr="006A318B">
        <w:rPr>
          <w:color w:val="000000"/>
          <w:sz w:val="28"/>
          <w:szCs w:val="28"/>
        </w:rPr>
        <w:t>УДК</w:t>
      </w:r>
    </w:p>
    <w:p w:rsidR="00743FA0" w:rsidRPr="006A318B" w:rsidRDefault="00743FA0" w:rsidP="001C20BC">
      <w:pPr>
        <w:tabs>
          <w:tab w:val="right" w:pos="-2410"/>
        </w:tabs>
        <w:rPr>
          <w:b/>
          <w:color w:val="000000"/>
          <w:sz w:val="28"/>
          <w:szCs w:val="28"/>
        </w:rPr>
      </w:pPr>
    </w:p>
    <w:p w:rsidR="00743FA0" w:rsidRPr="006A318B" w:rsidRDefault="00743FA0" w:rsidP="001C20BC">
      <w:pPr>
        <w:tabs>
          <w:tab w:val="right" w:pos="-2410"/>
        </w:tabs>
        <w:jc w:val="both"/>
        <w:rPr>
          <w:color w:val="000000"/>
          <w:sz w:val="28"/>
          <w:szCs w:val="28"/>
        </w:rPr>
      </w:pPr>
      <w:r w:rsidRPr="006A318B">
        <w:rPr>
          <w:color w:val="000000"/>
          <w:sz w:val="28"/>
          <w:szCs w:val="28"/>
        </w:rPr>
        <w:t xml:space="preserve"> Методические указания к лабораторной работе </w:t>
      </w:r>
      <w:r w:rsidR="00B27FD4" w:rsidRPr="006A318B">
        <w:rPr>
          <w:color w:val="000000"/>
          <w:sz w:val="28"/>
          <w:szCs w:val="28"/>
        </w:rPr>
        <w:t>«</w:t>
      </w:r>
      <w:r w:rsidR="00B27FD4" w:rsidRPr="006A318B">
        <w:rPr>
          <w:bCs/>
          <w:color w:val="000000"/>
          <w:sz w:val="28"/>
          <w:szCs w:val="28"/>
        </w:rPr>
        <w:t>Исследование методов построения пользовательских интерфейсов в системе 1С: Предприятие 8</w:t>
      </w:r>
      <w:r w:rsidRPr="006A318B">
        <w:rPr>
          <w:color w:val="000000"/>
          <w:sz w:val="28"/>
          <w:szCs w:val="28"/>
        </w:rPr>
        <w:t>» по дисциплине «</w:t>
      </w:r>
      <w:r w:rsidR="003F7514" w:rsidRPr="006A318B">
        <w:rPr>
          <w:color w:val="000000"/>
          <w:sz w:val="28"/>
          <w:szCs w:val="28"/>
        </w:rPr>
        <w:t>Платформа 1С</w:t>
      </w:r>
      <w:r w:rsidRPr="006A318B">
        <w:rPr>
          <w:color w:val="000000"/>
          <w:sz w:val="28"/>
          <w:szCs w:val="28"/>
        </w:rPr>
        <w:t>» для студентов дневной формы обучения. Сост. С.П. Шишкевич В.Е.  – Севастополь: Изд-во С</w:t>
      </w:r>
      <w:r w:rsidR="003F7514" w:rsidRPr="006A318B">
        <w:rPr>
          <w:color w:val="000000"/>
          <w:sz w:val="28"/>
          <w:szCs w:val="28"/>
        </w:rPr>
        <w:t>Г</w:t>
      </w:r>
      <w:r w:rsidR="00953B1F" w:rsidRPr="006A318B">
        <w:rPr>
          <w:color w:val="000000"/>
          <w:sz w:val="28"/>
          <w:szCs w:val="28"/>
        </w:rPr>
        <w:t>У, 201</w:t>
      </w:r>
      <w:r w:rsidR="005321DA" w:rsidRPr="006A318B">
        <w:rPr>
          <w:color w:val="000000"/>
          <w:sz w:val="28"/>
          <w:szCs w:val="28"/>
        </w:rPr>
        <w:t>6</w:t>
      </w:r>
      <w:r w:rsidRPr="006A318B">
        <w:rPr>
          <w:color w:val="000000"/>
          <w:sz w:val="28"/>
          <w:szCs w:val="28"/>
        </w:rPr>
        <w:t xml:space="preserve">. – </w:t>
      </w:r>
      <w:r w:rsidR="008A1331" w:rsidRPr="006A318B">
        <w:rPr>
          <w:color w:val="000000"/>
          <w:sz w:val="28"/>
          <w:szCs w:val="28"/>
        </w:rPr>
        <w:t>55</w:t>
      </w:r>
      <w:r w:rsidRPr="006A318B">
        <w:rPr>
          <w:color w:val="000000"/>
          <w:sz w:val="28"/>
          <w:szCs w:val="28"/>
        </w:rPr>
        <w:t xml:space="preserve"> с.</w:t>
      </w:r>
    </w:p>
    <w:p w:rsidR="00743FA0" w:rsidRPr="006A318B" w:rsidRDefault="00743FA0" w:rsidP="001C20BC">
      <w:pPr>
        <w:tabs>
          <w:tab w:val="right" w:pos="-2410"/>
        </w:tabs>
        <w:jc w:val="both"/>
        <w:rPr>
          <w:color w:val="000000"/>
          <w:sz w:val="28"/>
          <w:szCs w:val="28"/>
        </w:rPr>
      </w:pPr>
    </w:p>
    <w:p w:rsidR="00D60B72" w:rsidRPr="006A318B" w:rsidRDefault="00743FA0" w:rsidP="001C20BC">
      <w:pPr>
        <w:pStyle w:val="a4"/>
        <w:ind w:firstLine="0"/>
        <w:rPr>
          <w:color w:val="000000"/>
          <w:sz w:val="28"/>
          <w:szCs w:val="28"/>
        </w:rPr>
      </w:pPr>
      <w:r w:rsidRPr="006A318B">
        <w:rPr>
          <w:color w:val="000000"/>
          <w:sz w:val="28"/>
          <w:szCs w:val="28"/>
        </w:rPr>
        <w:t xml:space="preserve">Целью настоящих указаний является оказание </w:t>
      </w:r>
      <w:r w:rsidR="00D60B72" w:rsidRPr="006A318B">
        <w:rPr>
          <w:color w:val="000000"/>
          <w:sz w:val="28"/>
          <w:szCs w:val="28"/>
        </w:rPr>
        <w:t xml:space="preserve">помощи студентам в изучении приемов описания объектов предметной области в конфигураторе программного комплекса 1С:Предприятие. </w:t>
      </w:r>
    </w:p>
    <w:p w:rsidR="00743FA0" w:rsidRPr="006A318B" w:rsidRDefault="00743FA0" w:rsidP="001C20BC">
      <w:pPr>
        <w:tabs>
          <w:tab w:val="right" w:pos="-2410"/>
        </w:tabs>
        <w:jc w:val="both"/>
        <w:rPr>
          <w:color w:val="000000"/>
          <w:sz w:val="28"/>
          <w:szCs w:val="28"/>
        </w:rPr>
      </w:pPr>
    </w:p>
    <w:p w:rsidR="00743FA0" w:rsidRPr="006A318B" w:rsidRDefault="00743FA0" w:rsidP="001C20BC">
      <w:pPr>
        <w:tabs>
          <w:tab w:val="right" w:pos="-2410"/>
          <w:tab w:val="left" w:pos="1440"/>
          <w:tab w:val="left" w:pos="9000"/>
        </w:tabs>
        <w:jc w:val="both"/>
        <w:rPr>
          <w:color w:val="000000"/>
          <w:sz w:val="28"/>
          <w:szCs w:val="28"/>
        </w:rPr>
      </w:pPr>
      <w:r w:rsidRPr="006A318B">
        <w:rPr>
          <w:color w:val="000000"/>
          <w:sz w:val="28"/>
          <w:szCs w:val="28"/>
        </w:rPr>
        <w:tab/>
        <w:t xml:space="preserve">Методические указания рассмотрены и утверждены на заседании кафедры Информационных систем (протокол </w:t>
      </w:r>
      <w:r w:rsidR="00953B1F" w:rsidRPr="006A318B">
        <w:rPr>
          <w:color w:val="000000"/>
          <w:sz w:val="28"/>
          <w:szCs w:val="28"/>
        </w:rPr>
        <w:t>№__ от ______2015</w:t>
      </w:r>
      <w:r w:rsidRPr="006A318B">
        <w:rPr>
          <w:color w:val="000000"/>
          <w:sz w:val="28"/>
          <w:szCs w:val="28"/>
        </w:rPr>
        <w:t xml:space="preserve"> года).</w:t>
      </w:r>
    </w:p>
    <w:p w:rsidR="00743FA0" w:rsidRPr="006A318B" w:rsidRDefault="00743FA0" w:rsidP="001C20BC">
      <w:pPr>
        <w:tabs>
          <w:tab w:val="left" w:pos="9000"/>
        </w:tabs>
        <w:jc w:val="both"/>
        <w:rPr>
          <w:color w:val="000000"/>
          <w:sz w:val="28"/>
          <w:szCs w:val="28"/>
        </w:rPr>
      </w:pPr>
    </w:p>
    <w:p w:rsidR="00743FA0" w:rsidRPr="006A318B" w:rsidRDefault="00743FA0" w:rsidP="001C20BC">
      <w:pPr>
        <w:tabs>
          <w:tab w:val="left" w:pos="9000"/>
        </w:tabs>
        <w:jc w:val="both"/>
        <w:rPr>
          <w:color w:val="000000"/>
          <w:sz w:val="28"/>
          <w:szCs w:val="28"/>
        </w:rPr>
      </w:pPr>
      <w:r w:rsidRPr="006A318B">
        <w:rPr>
          <w:color w:val="000000"/>
          <w:sz w:val="28"/>
          <w:szCs w:val="28"/>
        </w:rPr>
        <w:t>Допущено учебно-методическим центром Сев</w:t>
      </w:r>
      <w:r w:rsidR="005962D2" w:rsidRPr="006A318B">
        <w:rPr>
          <w:color w:val="000000"/>
          <w:sz w:val="28"/>
          <w:szCs w:val="28"/>
        </w:rPr>
        <w:t>ГУ</w:t>
      </w:r>
      <w:r w:rsidRPr="006A318B">
        <w:rPr>
          <w:color w:val="000000"/>
          <w:sz w:val="28"/>
          <w:szCs w:val="28"/>
        </w:rPr>
        <w:t xml:space="preserve"> в качестве методических указаний.</w:t>
      </w:r>
    </w:p>
    <w:p w:rsidR="00743FA0" w:rsidRPr="006A318B" w:rsidRDefault="00743FA0" w:rsidP="001C20BC">
      <w:pPr>
        <w:tabs>
          <w:tab w:val="left" w:pos="9000"/>
        </w:tabs>
        <w:jc w:val="both"/>
        <w:rPr>
          <w:color w:val="000000"/>
          <w:sz w:val="28"/>
          <w:szCs w:val="28"/>
        </w:rPr>
      </w:pPr>
    </w:p>
    <w:p w:rsidR="00743FA0" w:rsidRPr="006A318B" w:rsidRDefault="00743FA0" w:rsidP="001C20BC">
      <w:pPr>
        <w:tabs>
          <w:tab w:val="left" w:pos="9000"/>
        </w:tabs>
        <w:jc w:val="both"/>
        <w:rPr>
          <w:color w:val="000000"/>
          <w:sz w:val="28"/>
          <w:szCs w:val="28"/>
        </w:rPr>
      </w:pPr>
    </w:p>
    <w:p w:rsidR="00743FA0" w:rsidRPr="006A318B" w:rsidRDefault="00743FA0" w:rsidP="001C20BC">
      <w:pPr>
        <w:tabs>
          <w:tab w:val="left" w:pos="9000"/>
        </w:tabs>
        <w:jc w:val="both"/>
        <w:rPr>
          <w:color w:val="000000"/>
          <w:sz w:val="28"/>
          <w:szCs w:val="28"/>
        </w:rPr>
      </w:pPr>
    </w:p>
    <w:p w:rsidR="00743FA0" w:rsidRPr="006A318B" w:rsidRDefault="00743FA0" w:rsidP="001C20BC">
      <w:pPr>
        <w:tabs>
          <w:tab w:val="left" w:pos="9000"/>
        </w:tabs>
        <w:jc w:val="both"/>
        <w:rPr>
          <w:color w:val="000000"/>
          <w:sz w:val="28"/>
          <w:szCs w:val="28"/>
        </w:rPr>
      </w:pPr>
    </w:p>
    <w:p w:rsidR="00743FA0" w:rsidRPr="006A318B" w:rsidRDefault="00743FA0" w:rsidP="001C20BC">
      <w:pPr>
        <w:tabs>
          <w:tab w:val="left" w:pos="9000"/>
        </w:tabs>
        <w:jc w:val="both"/>
        <w:rPr>
          <w:color w:val="000000"/>
          <w:sz w:val="28"/>
          <w:szCs w:val="28"/>
        </w:rPr>
      </w:pPr>
      <w:r w:rsidRPr="006A318B">
        <w:rPr>
          <w:color w:val="000000"/>
          <w:sz w:val="28"/>
          <w:szCs w:val="28"/>
        </w:rPr>
        <w:t xml:space="preserve">Рецензент: </w:t>
      </w: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AB29B8" w:rsidRPr="006A318B" w:rsidRDefault="00AB29B8"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rPr>
          <w:color w:val="000000"/>
          <w:sz w:val="28"/>
          <w:szCs w:val="28"/>
        </w:rPr>
      </w:pPr>
    </w:p>
    <w:p w:rsidR="00743FA0" w:rsidRPr="006A318B" w:rsidRDefault="00743FA0" w:rsidP="001C20BC">
      <w:pPr>
        <w:tabs>
          <w:tab w:val="right" w:pos="9720"/>
        </w:tabs>
        <w:rPr>
          <w:b/>
          <w:color w:val="000000"/>
          <w:sz w:val="28"/>
          <w:szCs w:val="28"/>
        </w:rPr>
      </w:pPr>
    </w:p>
    <w:p w:rsidR="00F465A9" w:rsidRPr="006A318B" w:rsidRDefault="003240AD" w:rsidP="001C20BC">
      <w:pPr>
        <w:jc w:val="center"/>
        <w:rPr>
          <w:b/>
          <w:color w:val="000000"/>
          <w:sz w:val="28"/>
          <w:szCs w:val="28"/>
        </w:rPr>
      </w:pPr>
      <w:bookmarkStart w:id="16" w:name="_Toc210536991"/>
      <w:bookmarkStart w:id="17" w:name="_Toc210540394"/>
      <w:bookmarkStart w:id="18" w:name="_Toc211078541"/>
      <w:bookmarkStart w:id="19" w:name="_Toc211244808"/>
      <w:bookmarkStart w:id="20" w:name="_Toc210535115"/>
      <w:bookmarkStart w:id="21" w:name="_Toc210628987"/>
      <w:bookmarkStart w:id="22" w:name="_Toc210634596"/>
      <w:bookmarkStart w:id="23" w:name="_Toc210723177"/>
      <w:bookmarkStart w:id="24" w:name="_Toc21108065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6A318B">
        <w:rPr>
          <w:b/>
          <w:color w:val="000000"/>
        </w:rPr>
        <w:br w:type="page"/>
      </w:r>
      <w:r w:rsidR="00FE6F05" w:rsidRPr="006A318B">
        <w:rPr>
          <w:b/>
          <w:color w:val="000000"/>
          <w:sz w:val="28"/>
          <w:szCs w:val="28"/>
        </w:rPr>
        <w:lastRenderedPageBreak/>
        <w:t>СОДЕРЖАНИЕ</w:t>
      </w:r>
      <w:bookmarkEnd w:id="16"/>
      <w:bookmarkEnd w:id="17"/>
      <w:bookmarkEnd w:id="18"/>
      <w:bookmarkEnd w:id="19"/>
    </w:p>
    <w:p w:rsidR="005703A3" w:rsidRPr="006A318B" w:rsidRDefault="005703A3" w:rsidP="001C20BC">
      <w:pPr>
        <w:jc w:val="center"/>
        <w:rPr>
          <w:b/>
          <w:color w:val="000000"/>
          <w:sz w:val="28"/>
          <w:szCs w:val="28"/>
        </w:rPr>
      </w:pPr>
    </w:p>
    <w:p w:rsidR="005703A3" w:rsidRPr="006A318B" w:rsidRDefault="005703A3" w:rsidP="001C20BC">
      <w:pPr>
        <w:jc w:val="center"/>
        <w:rPr>
          <w:b/>
          <w:color w:val="000000"/>
          <w:sz w:val="28"/>
          <w:szCs w:val="28"/>
        </w:rPr>
      </w:pPr>
    </w:p>
    <w:p w:rsidR="003671E5" w:rsidRPr="006A318B" w:rsidRDefault="00EA4AB8" w:rsidP="003671E5">
      <w:pPr>
        <w:pStyle w:val="31"/>
        <w:rPr>
          <w:noProof/>
        </w:rPr>
      </w:pPr>
      <w:r w:rsidRPr="006A318B">
        <w:fldChar w:fldCharType="begin"/>
      </w:r>
      <w:r w:rsidR="000A0591" w:rsidRPr="00AA33D4">
        <w:instrText xml:space="preserve"> TOC \o "1-6" \h \z \u </w:instrText>
      </w:r>
      <w:r w:rsidRPr="006A318B">
        <w:fldChar w:fldCharType="separate"/>
      </w:r>
      <w:hyperlink w:anchor="_Toc450590998" w:history="1">
        <w:r w:rsidR="003671E5" w:rsidRPr="003671E5">
          <w:rPr>
            <w:rStyle w:val="a9"/>
            <w:noProof/>
            <w:sz w:val="28"/>
            <w:szCs w:val="28"/>
          </w:rPr>
          <w:t>1. ЦЕЛЬ РАБОТЫ</w:t>
        </w:r>
        <w:r w:rsidR="003671E5" w:rsidRPr="003671E5">
          <w:rPr>
            <w:noProof/>
            <w:webHidden/>
          </w:rPr>
          <w:tab/>
        </w:r>
        <w:r w:rsidRPr="003671E5">
          <w:rPr>
            <w:noProof/>
            <w:webHidden/>
          </w:rPr>
          <w:fldChar w:fldCharType="begin"/>
        </w:r>
        <w:r w:rsidR="003671E5" w:rsidRPr="003671E5">
          <w:rPr>
            <w:noProof/>
            <w:webHidden/>
          </w:rPr>
          <w:instrText xml:space="preserve"> PAGEREF _Toc450590998 \h </w:instrText>
        </w:r>
        <w:r w:rsidRPr="003671E5">
          <w:rPr>
            <w:noProof/>
            <w:webHidden/>
          </w:rPr>
        </w:r>
        <w:r w:rsidRPr="003671E5">
          <w:rPr>
            <w:noProof/>
            <w:webHidden/>
          </w:rPr>
          <w:fldChar w:fldCharType="separate"/>
        </w:r>
        <w:r w:rsidR="003671E5" w:rsidRPr="003671E5">
          <w:rPr>
            <w:noProof/>
            <w:webHidden/>
          </w:rPr>
          <w:t>4</w:t>
        </w:r>
        <w:r w:rsidRPr="003671E5">
          <w:rPr>
            <w:noProof/>
            <w:webHidden/>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0999" w:history="1">
        <w:r w:rsidR="003671E5" w:rsidRPr="003671E5">
          <w:rPr>
            <w:rStyle w:val="a9"/>
            <w:rFonts w:ascii="Times New Roman" w:hAnsi="Times New Roman" w:cs="Times New Roman"/>
            <w:b w:val="0"/>
            <w:noProof/>
            <w:sz w:val="28"/>
            <w:szCs w:val="28"/>
          </w:rPr>
          <w:t>2. ОСНОВНЫЕ ПОЛОЖЕНИЯ</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_Toc450590999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4</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20"/>
        <w:rPr>
          <w:b w:val="0"/>
          <w:bCs w:val="0"/>
          <w:noProof/>
          <w:sz w:val="28"/>
          <w:szCs w:val="28"/>
        </w:rPr>
      </w:pPr>
      <w:hyperlink w:anchor="_Toc450591000" w:history="1">
        <w:r w:rsidR="003671E5" w:rsidRPr="003671E5">
          <w:rPr>
            <w:rStyle w:val="a9"/>
            <w:b w:val="0"/>
            <w:noProof/>
            <w:sz w:val="28"/>
            <w:szCs w:val="28"/>
          </w:rPr>
          <w:t>2.1. Интерфейс пользователя 1С. Основные сведенья.</w:t>
        </w:r>
        <w:r w:rsidR="003671E5" w:rsidRPr="003671E5">
          <w:rPr>
            <w:b w:val="0"/>
            <w:noProof/>
            <w:webHidden/>
            <w:sz w:val="28"/>
            <w:szCs w:val="28"/>
          </w:rPr>
          <w:tab/>
        </w:r>
        <w:r w:rsidR="00EA4AB8" w:rsidRPr="003671E5">
          <w:rPr>
            <w:b w:val="0"/>
            <w:noProof/>
            <w:webHidden/>
            <w:sz w:val="28"/>
            <w:szCs w:val="28"/>
          </w:rPr>
          <w:fldChar w:fldCharType="begin"/>
        </w:r>
        <w:r w:rsidR="003671E5" w:rsidRPr="003671E5">
          <w:rPr>
            <w:b w:val="0"/>
            <w:noProof/>
            <w:webHidden/>
            <w:sz w:val="28"/>
            <w:szCs w:val="28"/>
          </w:rPr>
          <w:instrText xml:space="preserve"> PAGEREF _Toc450591000 \h </w:instrText>
        </w:r>
        <w:r w:rsidR="00EA4AB8" w:rsidRPr="003671E5">
          <w:rPr>
            <w:b w:val="0"/>
            <w:noProof/>
            <w:webHidden/>
            <w:sz w:val="28"/>
            <w:szCs w:val="28"/>
          </w:rPr>
        </w:r>
        <w:r w:rsidR="00EA4AB8" w:rsidRPr="003671E5">
          <w:rPr>
            <w:b w:val="0"/>
            <w:noProof/>
            <w:webHidden/>
            <w:sz w:val="28"/>
            <w:szCs w:val="28"/>
          </w:rPr>
          <w:fldChar w:fldCharType="separate"/>
        </w:r>
        <w:r w:rsidR="003671E5" w:rsidRPr="003671E5">
          <w:rPr>
            <w:b w:val="0"/>
            <w:noProof/>
            <w:webHidden/>
            <w:sz w:val="28"/>
            <w:szCs w:val="28"/>
          </w:rPr>
          <w:t>4</w:t>
        </w:r>
        <w:r w:rsidR="00EA4AB8" w:rsidRPr="003671E5">
          <w:rPr>
            <w:b w:val="0"/>
            <w:noProof/>
            <w:webHidden/>
            <w:sz w:val="28"/>
            <w:szCs w:val="28"/>
          </w:rPr>
          <w:fldChar w:fldCharType="end"/>
        </w:r>
      </w:hyperlink>
    </w:p>
    <w:p w:rsidR="003671E5" w:rsidRPr="006A318B" w:rsidRDefault="00035627" w:rsidP="003671E5">
      <w:pPr>
        <w:pStyle w:val="20"/>
        <w:rPr>
          <w:b w:val="0"/>
          <w:bCs w:val="0"/>
          <w:noProof/>
          <w:sz w:val="28"/>
          <w:szCs w:val="28"/>
        </w:rPr>
      </w:pPr>
      <w:hyperlink w:anchor="_Toc450591001" w:history="1">
        <w:r w:rsidR="003671E5" w:rsidRPr="003671E5">
          <w:rPr>
            <w:rStyle w:val="a9"/>
            <w:b w:val="0"/>
            <w:noProof/>
            <w:sz w:val="28"/>
            <w:szCs w:val="28"/>
            <w:shd w:val="clear" w:color="auto" w:fill="FFFFFF"/>
          </w:rPr>
          <w:t>2.2. Интерфейс «Такси»</w:t>
        </w:r>
        <w:r w:rsidR="003671E5" w:rsidRPr="003671E5">
          <w:rPr>
            <w:b w:val="0"/>
            <w:noProof/>
            <w:webHidden/>
            <w:sz w:val="28"/>
            <w:szCs w:val="28"/>
          </w:rPr>
          <w:tab/>
        </w:r>
        <w:r w:rsidR="00EA4AB8" w:rsidRPr="003671E5">
          <w:rPr>
            <w:b w:val="0"/>
            <w:noProof/>
            <w:webHidden/>
            <w:sz w:val="28"/>
            <w:szCs w:val="28"/>
          </w:rPr>
          <w:fldChar w:fldCharType="begin"/>
        </w:r>
        <w:r w:rsidR="003671E5" w:rsidRPr="003671E5">
          <w:rPr>
            <w:b w:val="0"/>
            <w:noProof/>
            <w:webHidden/>
            <w:sz w:val="28"/>
            <w:szCs w:val="28"/>
          </w:rPr>
          <w:instrText xml:space="preserve"> PAGEREF _Toc450591001 \h </w:instrText>
        </w:r>
        <w:r w:rsidR="00EA4AB8" w:rsidRPr="003671E5">
          <w:rPr>
            <w:b w:val="0"/>
            <w:noProof/>
            <w:webHidden/>
            <w:sz w:val="28"/>
            <w:szCs w:val="28"/>
          </w:rPr>
        </w:r>
        <w:r w:rsidR="00EA4AB8" w:rsidRPr="003671E5">
          <w:rPr>
            <w:b w:val="0"/>
            <w:noProof/>
            <w:webHidden/>
            <w:sz w:val="28"/>
            <w:szCs w:val="28"/>
          </w:rPr>
          <w:fldChar w:fldCharType="separate"/>
        </w:r>
        <w:r w:rsidR="003671E5" w:rsidRPr="003671E5">
          <w:rPr>
            <w:b w:val="0"/>
            <w:noProof/>
            <w:webHidden/>
            <w:sz w:val="28"/>
            <w:szCs w:val="28"/>
          </w:rPr>
          <w:t>5</w:t>
        </w:r>
        <w:r w:rsidR="00EA4AB8" w:rsidRPr="003671E5">
          <w:rPr>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1002" w:history="1">
        <w:r w:rsidR="003671E5" w:rsidRPr="003671E5">
          <w:rPr>
            <w:rStyle w:val="a9"/>
            <w:rFonts w:ascii="Times New Roman" w:hAnsi="Times New Roman" w:cs="Times New Roman"/>
            <w:b w:val="0"/>
            <w:noProof/>
            <w:sz w:val="28"/>
            <w:szCs w:val="28"/>
          </w:rPr>
          <w:t>3. ПРИМЕРЫ ВЫПОЛНЕНИЯ</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_Toc450591002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25</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1003" w:history="1">
        <w:r w:rsidR="003671E5" w:rsidRPr="003671E5">
          <w:rPr>
            <w:rStyle w:val="a9"/>
            <w:rFonts w:ascii="Times New Roman" w:hAnsi="Times New Roman" w:cs="Times New Roman"/>
            <w:b w:val="0"/>
            <w:noProof/>
            <w:sz w:val="28"/>
            <w:szCs w:val="28"/>
          </w:rPr>
          <w:t>4. ПРОГРАММА ВЫПОЛНЕНИЯ РАБОТЫ</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_Toc450591003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25</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1004" w:history="1">
        <w:r w:rsidR="003671E5" w:rsidRPr="003671E5">
          <w:rPr>
            <w:rStyle w:val="a9"/>
            <w:rFonts w:ascii="Times New Roman" w:hAnsi="Times New Roman" w:cs="Times New Roman"/>
            <w:b w:val="0"/>
            <w:noProof/>
            <w:sz w:val="28"/>
            <w:szCs w:val="28"/>
          </w:rPr>
          <w:t>5. СОДЕРЖАНИЕ ОТЧЕТА</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_Toc450591004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25</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1005" w:history="1">
        <w:r w:rsidR="003671E5" w:rsidRPr="003671E5">
          <w:rPr>
            <w:rStyle w:val="a9"/>
            <w:rFonts w:ascii="Times New Roman" w:hAnsi="Times New Roman" w:cs="Times New Roman"/>
            <w:b w:val="0"/>
            <w:noProof/>
            <w:sz w:val="28"/>
            <w:szCs w:val="28"/>
          </w:rPr>
          <w:t>6. КОНТРОЛЬНЫЕ ВОПРОСЫ</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_Toc450591005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26</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Times New Roman" w:hAnsi="Times New Roman" w:cs="Times New Roman"/>
          <w:b w:val="0"/>
          <w:bCs w:val="0"/>
          <w:caps w:val="0"/>
          <w:noProof/>
          <w:sz w:val="28"/>
          <w:szCs w:val="28"/>
        </w:rPr>
      </w:pPr>
      <w:hyperlink w:anchor="_Toc450591006" w:history="1">
        <w:r w:rsidR="003671E5" w:rsidRPr="003671E5">
          <w:rPr>
            <w:rStyle w:val="a9"/>
            <w:rFonts w:ascii="Times New Roman" w:hAnsi="Times New Roman" w:cs="Times New Roman"/>
            <w:b w:val="0"/>
            <w:noProof/>
            <w:sz w:val="28"/>
            <w:szCs w:val="28"/>
          </w:rPr>
          <w:t>БИБЛИОГРАФИЧЕСКИЙ СПИСОК</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_Toc450591006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27</w:t>
        </w:r>
        <w:r w:rsidR="00EA4AB8" w:rsidRPr="003671E5">
          <w:rPr>
            <w:rFonts w:ascii="Times New Roman" w:hAnsi="Times New Roman" w:cs="Times New Roman"/>
            <w:b w:val="0"/>
            <w:noProof/>
            <w:webHidden/>
            <w:sz w:val="28"/>
            <w:szCs w:val="28"/>
          </w:rPr>
          <w:fldChar w:fldCharType="end"/>
        </w:r>
      </w:hyperlink>
    </w:p>
    <w:p w:rsidR="003671E5" w:rsidRPr="006A318B" w:rsidRDefault="00035627" w:rsidP="003671E5">
      <w:pPr>
        <w:pStyle w:val="10"/>
        <w:tabs>
          <w:tab w:val="right" w:leader="dot" w:pos="9911"/>
        </w:tabs>
        <w:spacing w:before="0" w:line="360" w:lineRule="auto"/>
        <w:rPr>
          <w:rFonts w:ascii="Calibri" w:hAnsi="Calibri" w:cs="Times New Roman"/>
          <w:b w:val="0"/>
          <w:bCs w:val="0"/>
          <w:caps w:val="0"/>
          <w:noProof/>
          <w:sz w:val="22"/>
          <w:szCs w:val="22"/>
        </w:rPr>
      </w:pPr>
      <w:hyperlink w:anchor="_Toc450591007" w:history="1">
        <w:r w:rsidR="003671E5" w:rsidRPr="003671E5">
          <w:rPr>
            <w:rStyle w:val="a9"/>
            <w:rFonts w:ascii="Times New Roman" w:hAnsi="Times New Roman" w:cs="Times New Roman"/>
            <w:b w:val="0"/>
            <w:noProof/>
            <w:sz w:val="28"/>
            <w:szCs w:val="28"/>
          </w:rPr>
          <w:t>ПРИЛОЖЕНИЕ А</w:t>
        </w:r>
        <w:r w:rsidR="003671E5" w:rsidRPr="003671E5">
          <w:rPr>
            <w:rFonts w:ascii="Times New Roman" w:hAnsi="Times New Roman" w:cs="Times New Roman"/>
            <w:b w:val="0"/>
            <w:noProof/>
            <w:webHidden/>
            <w:sz w:val="28"/>
            <w:szCs w:val="28"/>
          </w:rPr>
          <w:tab/>
        </w:r>
        <w:r w:rsidR="00EA4AB8" w:rsidRPr="003671E5">
          <w:rPr>
            <w:rFonts w:ascii="Times New Roman" w:hAnsi="Times New Roman" w:cs="Times New Roman"/>
            <w:b w:val="0"/>
            <w:noProof/>
            <w:webHidden/>
            <w:sz w:val="28"/>
            <w:szCs w:val="28"/>
          </w:rPr>
          <w:fldChar w:fldCharType="begin"/>
        </w:r>
        <w:r w:rsidR="003671E5" w:rsidRPr="003671E5">
          <w:rPr>
            <w:rFonts w:ascii="Times New Roman" w:hAnsi="Times New Roman" w:cs="Times New Roman"/>
            <w:b w:val="0"/>
            <w:noProof/>
            <w:webHidden/>
            <w:sz w:val="28"/>
            <w:szCs w:val="28"/>
          </w:rPr>
          <w:instrText xml:space="preserve"> PAGEREF _Toc450591007 \h </w:instrText>
        </w:r>
        <w:r w:rsidR="00EA4AB8" w:rsidRPr="003671E5">
          <w:rPr>
            <w:rFonts w:ascii="Times New Roman" w:hAnsi="Times New Roman" w:cs="Times New Roman"/>
            <w:b w:val="0"/>
            <w:noProof/>
            <w:webHidden/>
            <w:sz w:val="28"/>
            <w:szCs w:val="28"/>
          </w:rPr>
        </w:r>
        <w:r w:rsidR="00EA4AB8" w:rsidRPr="003671E5">
          <w:rPr>
            <w:rFonts w:ascii="Times New Roman" w:hAnsi="Times New Roman" w:cs="Times New Roman"/>
            <w:b w:val="0"/>
            <w:noProof/>
            <w:webHidden/>
            <w:sz w:val="28"/>
            <w:szCs w:val="28"/>
          </w:rPr>
          <w:fldChar w:fldCharType="separate"/>
        </w:r>
        <w:r w:rsidR="003671E5" w:rsidRPr="003671E5">
          <w:rPr>
            <w:rFonts w:ascii="Times New Roman" w:hAnsi="Times New Roman" w:cs="Times New Roman"/>
            <w:b w:val="0"/>
            <w:noProof/>
            <w:webHidden/>
            <w:sz w:val="28"/>
            <w:szCs w:val="28"/>
          </w:rPr>
          <w:t>28</w:t>
        </w:r>
        <w:r w:rsidR="00EA4AB8" w:rsidRPr="003671E5">
          <w:rPr>
            <w:rFonts w:ascii="Times New Roman" w:hAnsi="Times New Roman" w:cs="Times New Roman"/>
            <w:b w:val="0"/>
            <w:noProof/>
            <w:webHidden/>
            <w:sz w:val="28"/>
            <w:szCs w:val="28"/>
          </w:rPr>
          <w:fldChar w:fldCharType="end"/>
        </w:r>
      </w:hyperlink>
    </w:p>
    <w:p w:rsidR="007368E8" w:rsidRPr="006A318B" w:rsidRDefault="00EA4AB8" w:rsidP="001C20BC">
      <w:pPr>
        <w:pStyle w:val="3"/>
        <w:spacing w:line="360" w:lineRule="auto"/>
        <w:jc w:val="center"/>
        <w:rPr>
          <w:color w:val="000000"/>
          <w:szCs w:val="28"/>
        </w:rPr>
      </w:pPr>
      <w:r w:rsidRPr="006A318B">
        <w:rPr>
          <w:b w:val="0"/>
          <w:color w:val="000000"/>
          <w:szCs w:val="28"/>
        </w:rPr>
        <w:fldChar w:fldCharType="end"/>
      </w:r>
      <w:r w:rsidR="0054640B" w:rsidRPr="006A318B">
        <w:rPr>
          <w:b w:val="0"/>
          <w:color w:val="000000"/>
          <w:szCs w:val="28"/>
        </w:rPr>
        <w:br w:type="page"/>
      </w:r>
      <w:bookmarkStart w:id="25" w:name="_Toc210536992"/>
      <w:bookmarkStart w:id="26" w:name="_Toc211078542"/>
      <w:bookmarkStart w:id="27" w:name="_Toc211244809"/>
      <w:bookmarkStart w:id="28" w:name="_Toc450590998"/>
      <w:bookmarkEnd w:id="20"/>
      <w:bookmarkEnd w:id="21"/>
      <w:bookmarkEnd w:id="22"/>
      <w:bookmarkEnd w:id="23"/>
      <w:bookmarkEnd w:id="24"/>
      <w:r w:rsidR="008E7CB8" w:rsidRPr="006A318B">
        <w:rPr>
          <w:color w:val="000000"/>
          <w:szCs w:val="28"/>
        </w:rPr>
        <w:lastRenderedPageBreak/>
        <w:t>1. ЦЕЛЬ РАБОТЫ</w:t>
      </w:r>
      <w:bookmarkEnd w:id="25"/>
      <w:bookmarkEnd w:id="26"/>
      <w:bookmarkEnd w:id="27"/>
      <w:bookmarkEnd w:id="28"/>
    </w:p>
    <w:p w:rsidR="000C41DC" w:rsidRPr="006A318B" w:rsidRDefault="000C41DC" w:rsidP="001C20BC">
      <w:pPr>
        <w:rPr>
          <w:color w:val="000000"/>
          <w:sz w:val="28"/>
          <w:szCs w:val="28"/>
        </w:rPr>
      </w:pPr>
    </w:p>
    <w:p w:rsidR="00B27FD4" w:rsidRPr="006A318B" w:rsidRDefault="007D253A" w:rsidP="001C20BC">
      <w:pPr>
        <w:pStyle w:val="a4"/>
        <w:ind w:firstLine="708"/>
        <w:rPr>
          <w:bCs/>
          <w:color w:val="000000"/>
          <w:sz w:val="28"/>
          <w:szCs w:val="28"/>
        </w:rPr>
      </w:pPr>
      <w:r w:rsidRPr="006A318B">
        <w:rPr>
          <w:color w:val="000000"/>
          <w:sz w:val="28"/>
          <w:szCs w:val="28"/>
        </w:rPr>
        <w:t>Целью данной лабораторной работы является</w:t>
      </w:r>
      <w:r w:rsidR="00E23387" w:rsidRPr="006A318B">
        <w:rPr>
          <w:color w:val="000000"/>
          <w:sz w:val="28"/>
          <w:szCs w:val="28"/>
        </w:rPr>
        <w:t xml:space="preserve"> и</w:t>
      </w:r>
      <w:r w:rsidR="001708B6" w:rsidRPr="006A318B">
        <w:rPr>
          <w:color w:val="000000"/>
          <w:sz w:val="28"/>
          <w:szCs w:val="28"/>
        </w:rPr>
        <w:t>зуч</w:t>
      </w:r>
      <w:r w:rsidR="00494D94" w:rsidRPr="006A318B">
        <w:rPr>
          <w:color w:val="000000"/>
          <w:sz w:val="28"/>
          <w:szCs w:val="28"/>
        </w:rPr>
        <w:t>ение</w:t>
      </w:r>
      <w:r w:rsidR="001708B6" w:rsidRPr="006A318B">
        <w:rPr>
          <w:color w:val="000000"/>
          <w:sz w:val="28"/>
          <w:szCs w:val="28"/>
        </w:rPr>
        <w:t xml:space="preserve"> </w:t>
      </w:r>
      <w:r w:rsidR="00B27FD4" w:rsidRPr="006A318B">
        <w:rPr>
          <w:bCs/>
          <w:color w:val="000000"/>
          <w:sz w:val="28"/>
          <w:szCs w:val="28"/>
        </w:rPr>
        <w:t>методов построения пользовательских интерфейсов в системе 1С: Предприятие 8.</w:t>
      </w:r>
    </w:p>
    <w:p w:rsidR="00B27FD4" w:rsidRPr="006A318B" w:rsidRDefault="00B27FD4" w:rsidP="001C20BC">
      <w:pPr>
        <w:pStyle w:val="a4"/>
        <w:ind w:firstLine="708"/>
        <w:rPr>
          <w:color w:val="000000"/>
          <w:sz w:val="28"/>
          <w:szCs w:val="28"/>
        </w:rPr>
      </w:pPr>
    </w:p>
    <w:p w:rsidR="00D21287" w:rsidRPr="006A318B" w:rsidRDefault="003240AD" w:rsidP="001C20BC">
      <w:pPr>
        <w:pStyle w:val="1"/>
        <w:rPr>
          <w:color w:val="000000"/>
        </w:rPr>
      </w:pPr>
      <w:bookmarkStart w:id="29" w:name="_Toc450590999"/>
      <w:r w:rsidRPr="006A318B">
        <w:rPr>
          <w:color w:val="000000"/>
        </w:rPr>
        <w:t xml:space="preserve">2. </w:t>
      </w:r>
      <w:r w:rsidR="00D21287" w:rsidRPr="006A318B">
        <w:rPr>
          <w:color w:val="000000"/>
        </w:rPr>
        <w:t>ОСНОВНЫЕ ПОЛОЖЕНИЯ</w:t>
      </w:r>
      <w:bookmarkEnd w:id="29"/>
    </w:p>
    <w:p w:rsidR="00E21509" w:rsidRPr="006A318B" w:rsidRDefault="00E21509" w:rsidP="001C20BC">
      <w:pPr>
        <w:rPr>
          <w:color w:val="000000"/>
        </w:rPr>
      </w:pPr>
    </w:p>
    <w:p w:rsidR="00AD28D4" w:rsidRPr="00AA33D4" w:rsidRDefault="00AD28D4" w:rsidP="003671E5">
      <w:pPr>
        <w:pStyle w:val="2"/>
      </w:pPr>
      <w:bookmarkStart w:id="30" w:name="_Toc450591000"/>
      <w:r w:rsidRPr="00AA33D4">
        <w:t>2.1. Интерфейс</w:t>
      </w:r>
      <w:r w:rsidR="001C20BC" w:rsidRPr="00AA33D4">
        <w:t xml:space="preserve"> пользователя</w:t>
      </w:r>
      <w:r w:rsidRPr="00AA33D4">
        <w:t xml:space="preserve"> 1С. Основные сведенья.</w:t>
      </w:r>
      <w:bookmarkEnd w:id="30"/>
    </w:p>
    <w:p w:rsidR="00AD28D4" w:rsidRPr="006A318B" w:rsidRDefault="00AD28D4" w:rsidP="001C20BC">
      <w:pPr>
        <w:ind w:firstLine="709"/>
        <w:rPr>
          <w:color w:val="000000"/>
        </w:rPr>
      </w:pPr>
    </w:p>
    <w:p w:rsidR="00F24537" w:rsidRPr="006A318B" w:rsidRDefault="00F24537" w:rsidP="001C20BC">
      <w:pPr>
        <w:ind w:firstLine="709"/>
        <w:rPr>
          <w:ins w:id="31" w:author="SAWA" w:date="2016-05-12T17:50:00Z"/>
          <w:color w:val="000000"/>
        </w:rPr>
      </w:pPr>
      <w:ins w:id="32" w:author="SAWA" w:date="2016-05-12T17:47:00Z">
        <w:r w:rsidRPr="006A318B">
          <w:rPr>
            <w:color w:val="000000"/>
          </w:rPr>
          <w:t>Платформа 1С поддерживает три вида пользовательского интерфейса</w:t>
        </w:r>
      </w:ins>
      <w:ins w:id="33" w:author="SAWA" w:date="2016-05-12T17:50:00Z">
        <w:r w:rsidRPr="006A318B">
          <w:rPr>
            <w:color w:val="000000"/>
          </w:rPr>
          <w:t>:</w:t>
        </w:r>
      </w:ins>
    </w:p>
    <w:p w:rsidR="00F24537" w:rsidRPr="006A318B" w:rsidRDefault="00F24537">
      <w:pPr>
        <w:numPr>
          <w:ilvl w:val="0"/>
          <w:numId w:val="42"/>
        </w:numPr>
        <w:rPr>
          <w:ins w:id="34" w:author="SAWA" w:date="2016-05-12T17:51:00Z"/>
          <w:color w:val="000000"/>
        </w:rPr>
        <w:pPrChange w:id="35" w:author="SAWA" w:date="2016-05-12T17:50:00Z">
          <w:pPr>
            <w:ind w:firstLine="709"/>
          </w:pPr>
        </w:pPrChange>
      </w:pPr>
      <w:ins w:id="36" w:author="SAWA" w:date="2016-05-12T17:50:00Z">
        <w:r w:rsidRPr="006A318B">
          <w:rPr>
            <w:color w:val="000000"/>
          </w:rPr>
          <w:t>Обычны</w:t>
        </w:r>
      </w:ins>
      <w:ins w:id="37" w:author="SAWA" w:date="2016-05-12T17:51:00Z">
        <w:r w:rsidRPr="006A318B">
          <w:rPr>
            <w:color w:val="000000"/>
          </w:rPr>
          <w:t>й интерфейс</w:t>
        </w:r>
      </w:ins>
    </w:p>
    <w:p w:rsidR="00F24537" w:rsidRPr="006A318B" w:rsidRDefault="00F24537">
      <w:pPr>
        <w:numPr>
          <w:ilvl w:val="0"/>
          <w:numId w:val="42"/>
        </w:numPr>
        <w:rPr>
          <w:ins w:id="38" w:author="SAWA" w:date="2016-05-12T17:51:00Z"/>
          <w:color w:val="000000"/>
        </w:rPr>
        <w:pPrChange w:id="39" w:author="SAWA" w:date="2016-05-12T17:50:00Z">
          <w:pPr>
            <w:ind w:firstLine="709"/>
          </w:pPr>
        </w:pPrChange>
      </w:pPr>
      <w:ins w:id="40" w:author="SAWA" w:date="2016-05-12T17:51:00Z">
        <w:r w:rsidRPr="006A318B">
          <w:rPr>
            <w:color w:val="000000"/>
          </w:rPr>
          <w:t>Управляемый интерфейс</w:t>
        </w:r>
      </w:ins>
    </w:p>
    <w:p w:rsidR="00F24537" w:rsidRPr="006A318B" w:rsidRDefault="00F24537">
      <w:pPr>
        <w:numPr>
          <w:ilvl w:val="0"/>
          <w:numId w:val="42"/>
        </w:numPr>
        <w:rPr>
          <w:ins w:id="41" w:author="SAWA" w:date="2016-05-12T17:51:00Z"/>
          <w:color w:val="000000"/>
        </w:rPr>
        <w:pPrChange w:id="42" w:author="SAWA" w:date="2016-05-12T17:50:00Z">
          <w:pPr>
            <w:ind w:firstLine="709"/>
          </w:pPr>
        </w:pPrChange>
      </w:pPr>
      <w:ins w:id="43" w:author="SAWA" w:date="2016-05-12T17:51:00Z">
        <w:r w:rsidRPr="006A318B">
          <w:rPr>
            <w:color w:val="000000"/>
          </w:rPr>
          <w:t>Интерфейс Такси</w:t>
        </w:r>
      </w:ins>
    </w:p>
    <w:p w:rsidR="000963DE" w:rsidRPr="006A318B" w:rsidRDefault="000963DE">
      <w:pPr>
        <w:rPr>
          <w:ins w:id="44" w:author="SAWA" w:date="2016-05-12T17:59:00Z"/>
          <w:color w:val="000000"/>
        </w:rPr>
        <w:pPrChange w:id="45" w:author="SAWA" w:date="2016-05-12T17:51:00Z">
          <w:pPr>
            <w:ind w:firstLine="709"/>
          </w:pPr>
        </w:pPrChange>
      </w:pPr>
      <w:ins w:id="46" w:author="SAWA" w:date="2016-05-12T17:53:00Z">
        <w:r w:rsidRPr="006A318B">
          <w:rPr>
            <w:color w:val="000000"/>
          </w:rPr>
          <w:t xml:space="preserve">Возможность использования каждого вида интерфейса зависит от используемого клиента 1С: Предприятие 8. В Таблице 1 приведена совместимость </w:t>
        </w:r>
      </w:ins>
      <w:ins w:id="47" w:author="SAWA" w:date="2016-05-12T17:58:00Z">
        <w:r w:rsidRPr="006A318B">
          <w:rPr>
            <w:color w:val="000000"/>
          </w:rPr>
          <w:t xml:space="preserve">клиентов 1С: Предприятие и </w:t>
        </w:r>
      </w:ins>
      <w:ins w:id="48" w:author="SAWA" w:date="2016-05-12T17:59:00Z">
        <w:r w:rsidRPr="006A318B">
          <w:rPr>
            <w:color w:val="000000"/>
          </w:rPr>
          <w:t>видов пользовательских интерфейсов.</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2452"/>
        <w:gridCol w:w="2452"/>
        <w:gridCol w:w="2452"/>
      </w:tblGrid>
      <w:tr w:rsidR="006A318B" w:rsidRPr="006A318B" w:rsidTr="006A318B">
        <w:trPr>
          <w:ins w:id="49" w:author="SAWA" w:date="2016-05-12T17:59:00Z"/>
        </w:trPr>
        <w:tc>
          <w:tcPr>
            <w:tcW w:w="2781" w:type="dxa"/>
            <w:shd w:val="clear" w:color="auto" w:fill="auto"/>
          </w:tcPr>
          <w:p w:rsidR="000963DE" w:rsidRPr="006A318B" w:rsidRDefault="000963DE" w:rsidP="006A318B">
            <w:pPr>
              <w:jc w:val="center"/>
              <w:rPr>
                <w:ins w:id="50" w:author="SAWA" w:date="2016-05-12T17:59:00Z"/>
                <w:color w:val="000000"/>
              </w:rPr>
            </w:pPr>
            <w:ins w:id="51" w:author="SAWA" w:date="2016-05-12T17:59:00Z">
              <w:r w:rsidRPr="006A318B">
                <w:rPr>
                  <w:color w:val="000000"/>
                </w:rPr>
                <w:t>Вид клиента / Интерфейс</w:t>
              </w:r>
            </w:ins>
          </w:p>
        </w:tc>
        <w:tc>
          <w:tcPr>
            <w:tcW w:w="2452" w:type="dxa"/>
            <w:shd w:val="clear" w:color="auto" w:fill="auto"/>
          </w:tcPr>
          <w:p w:rsidR="000963DE" w:rsidRPr="006A318B" w:rsidRDefault="000963DE" w:rsidP="006A318B">
            <w:pPr>
              <w:jc w:val="center"/>
              <w:rPr>
                <w:ins w:id="52" w:author="SAWA" w:date="2016-05-12T17:59:00Z"/>
                <w:color w:val="000000"/>
              </w:rPr>
            </w:pPr>
            <w:ins w:id="53" w:author="SAWA" w:date="2016-05-12T17:59:00Z">
              <w:r w:rsidRPr="006A318B">
                <w:rPr>
                  <w:color w:val="000000"/>
                </w:rPr>
                <w:t>Обычн</w:t>
              </w:r>
            </w:ins>
            <w:ins w:id="54" w:author="SAWA" w:date="2016-05-12T18:00:00Z">
              <w:r w:rsidRPr="006A318B">
                <w:rPr>
                  <w:color w:val="000000"/>
                </w:rPr>
                <w:t>ый интерфейс</w:t>
              </w:r>
            </w:ins>
            <w:ins w:id="55" w:author="SAWA" w:date="2016-05-12T17:59:00Z">
              <w:r w:rsidRPr="006A318B">
                <w:rPr>
                  <w:color w:val="000000"/>
                </w:rPr>
                <w:t xml:space="preserve"> </w:t>
              </w:r>
            </w:ins>
          </w:p>
        </w:tc>
        <w:tc>
          <w:tcPr>
            <w:tcW w:w="2452" w:type="dxa"/>
            <w:shd w:val="clear" w:color="auto" w:fill="auto"/>
          </w:tcPr>
          <w:p w:rsidR="000963DE" w:rsidRPr="006A318B" w:rsidRDefault="000963DE" w:rsidP="006A318B">
            <w:pPr>
              <w:jc w:val="center"/>
              <w:rPr>
                <w:ins w:id="56" w:author="SAWA" w:date="2016-05-12T17:59:00Z"/>
                <w:color w:val="000000"/>
              </w:rPr>
            </w:pPr>
            <w:ins w:id="57" w:author="SAWA" w:date="2016-05-12T18:00:00Z">
              <w:r w:rsidRPr="006A318B">
                <w:rPr>
                  <w:color w:val="000000"/>
                </w:rPr>
                <w:t>Управляемый интерфейс</w:t>
              </w:r>
            </w:ins>
          </w:p>
        </w:tc>
        <w:tc>
          <w:tcPr>
            <w:tcW w:w="2452" w:type="dxa"/>
            <w:shd w:val="clear" w:color="auto" w:fill="auto"/>
          </w:tcPr>
          <w:p w:rsidR="000963DE" w:rsidRPr="006A318B" w:rsidRDefault="000963DE" w:rsidP="006A318B">
            <w:pPr>
              <w:jc w:val="center"/>
              <w:rPr>
                <w:ins w:id="58" w:author="SAWA" w:date="2016-05-12T17:59:00Z"/>
                <w:color w:val="000000"/>
              </w:rPr>
            </w:pPr>
            <w:ins w:id="59" w:author="SAWA" w:date="2016-05-12T18:00:00Z">
              <w:r w:rsidRPr="006A318B">
                <w:rPr>
                  <w:color w:val="000000"/>
                </w:rPr>
                <w:t>Такси</w:t>
              </w:r>
            </w:ins>
          </w:p>
        </w:tc>
      </w:tr>
      <w:tr w:rsidR="006A318B" w:rsidRPr="006A318B" w:rsidTr="006A318B">
        <w:trPr>
          <w:ins w:id="60" w:author="SAWA" w:date="2016-05-12T17:59:00Z"/>
        </w:trPr>
        <w:tc>
          <w:tcPr>
            <w:tcW w:w="2781" w:type="dxa"/>
            <w:shd w:val="clear" w:color="auto" w:fill="auto"/>
          </w:tcPr>
          <w:p w:rsidR="000963DE" w:rsidRPr="006A318B" w:rsidRDefault="000963DE" w:rsidP="00F24537">
            <w:pPr>
              <w:rPr>
                <w:ins w:id="61" w:author="SAWA" w:date="2016-05-12T17:59:00Z"/>
                <w:color w:val="000000"/>
              </w:rPr>
            </w:pPr>
            <w:ins w:id="62" w:author="SAWA" w:date="2016-05-12T18:00:00Z">
              <w:r w:rsidRPr="006A318B">
                <w:rPr>
                  <w:color w:val="000000"/>
                </w:rPr>
                <w:t>Обычное приложение</w:t>
              </w:r>
            </w:ins>
          </w:p>
        </w:tc>
        <w:tc>
          <w:tcPr>
            <w:tcW w:w="2452" w:type="dxa"/>
            <w:shd w:val="clear" w:color="auto" w:fill="auto"/>
          </w:tcPr>
          <w:p w:rsidR="000963DE" w:rsidRPr="006A318B" w:rsidRDefault="000963DE" w:rsidP="006A318B">
            <w:pPr>
              <w:jc w:val="center"/>
              <w:rPr>
                <w:ins w:id="63" w:author="SAWA" w:date="2016-05-12T17:59:00Z"/>
                <w:color w:val="000000"/>
              </w:rPr>
            </w:pPr>
            <w:ins w:id="64" w:author="SAWA" w:date="2016-05-12T18:00:00Z">
              <w:r w:rsidRPr="006A318B">
                <w:rPr>
                  <w:color w:val="000000"/>
                </w:rPr>
                <w:t>Да</w:t>
              </w:r>
            </w:ins>
          </w:p>
        </w:tc>
        <w:tc>
          <w:tcPr>
            <w:tcW w:w="2452" w:type="dxa"/>
            <w:shd w:val="clear" w:color="auto" w:fill="auto"/>
          </w:tcPr>
          <w:p w:rsidR="000963DE" w:rsidRPr="006A318B" w:rsidRDefault="000963DE" w:rsidP="006A318B">
            <w:pPr>
              <w:jc w:val="center"/>
              <w:rPr>
                <w:ins w:id="65" w:author="SAWA" w:date="2016-05-12T17:59:00Z"/>
                <w:color w:val="000000"/>
              </w:rPr>
            </w:pPr>
            <w:ins w:id="66" w:author="SAWA" w:date="2016-05-12T18:01:00Z">
              <w:r w:rsidRPr="006A318B">
                <w:rPr>
                  <w:color w:val="000000"/>
                </w:rPr>
                <w:t>Да</w:t>
              </w:r>
            </w:ins>
          </w:p>
        </w:tc>
        <w:tc>
          <w:tcPr>
            <w:tcW w:w="2452" w:type="dxa"/>
            <w:shd w:val="clear" w:color="auto" w:fill="auto"/>
          </w:tcPr>
          <w:p w:rsidR="000963DE" w:rsidRPr="006A318B" w:rsidRDefault="000963DE" w:rsidP="006A318B">
            <w:pPr>
              <w:jc w:val="center"/>
              <w:rPr>
                <w:ins w:id="67" w:author="SAWA" w:date="2016-05-12T17:59:00Z"/>
                <w:color w:val="000000"/>
              </w:rPr>
            </w:pPr>
          </w:p>
        </w:tc>
      </w:tr>
      <w:tr w:rsidR="006A318B" w:rsidRPr="006A318B" w:rsidTr="006A318B">
        <w:trPr>
          <w:ins w:id="68" w:author="SAWA" w:date="2016-05-12T17:59:00Z"/>
        </w:trPr>
        <w:tc>
          <w:tcPr>
            <w:tcW w:w="2781" w:type="dxa"/>
            <w:shd w:val="clear" w:color="auto" w:fill="auto"/>
          </w:tcPr>
          <w:p w:rsidR="000963DE" w:rsidRPr="006A318B" w:rsidRDefault="000963DE" w:rsidP="00F24537">
            <w:pPr>
              <w:rPr>
                <w:ins w:id="69" w:author="SAWA" w:date="2016-05-12T17:59:00Z"/>
                <w:color w:val="000000"/>
              </w:rPr>
            </w:pPr>
            <w:ins w:id="70" w:author="SAWA" w:date="2016-05-12T18:00:00Z">
              <w:r w:rsidRPr="006A318B">
                <w:rPr>
                  <w:color w:val="000000"/>
                </w:rPr>
                <w:t>Тонкий клиент</w:t>
              </w:r>
            </w:ins>
          </w:p>
        </w:tc>
        <w:tc>
          <w:tcPr>
            <w:tcW w:w="2452" w:type="dxa"/>
            <w:shd w:val="clear" w:color="auto" w:fill="auto"/>
          </w:tcPr>
          <w:p w:rsidR="000963DE" w:rsidRPr="006A318B" w:rsidRDefault="000963DE" w:rsidP="006A318B">
            <w:pPr>
              <w:jc w:val="center"/>
              <w:rPr>
                <w:ins w:id="71" w:author="SAWA" w:date="2016-05-12T17:59:00Z"/>
                <w:color w:val="000000"/>
              </w:rPr>
            </w:pPr>
          </w:p>
        </w:tc>
        <w:tc>
          <w:tcPr>
            <w:tcW w:w="2452" w:type="dxa"/>
            <w:shd w:val="clear" w:color="auto" w:fill="auto"/>
          </w:tcPr>
          <w:p w:rsidR="000963DE" w:rsidRPr="006A318B" w:rsidRDefault="000963DE" w:rsidP="006A318B">
            <w:pPr>
              <w:jc w:val="center"/>
              <w:rPr>
                <w:ins w:id="72" w:author="SAWA" w:date="2016-05-12T17:59:00Z"/>
                <w:color w:val="000000"/>
              </w:rPr>
            </w:pPr>
            <w:ins w:id="73" w:author="SAWA" w:date="2016-05-12T18:01:00Z">
              <w:r w:rsidRPr="006A318B">
                <w:rPr>
                  <w:color w:val="000000"/>
                </w:rPr>
                <w:t>Да</w:t>
              </w:r>
            </w:ins>
          </w:p>
        </w:tc>
        <w:tc>
          <w:tcPr>
            <w:tcW w:w="2452" w:type="dxa"/>
            <w:shd w:val="clear" w:color="auto" w:fill="auto"/>
          </w:tcPr>
          <w:p w:rsidR="000963DE" w:rsidRPr="006A318B" w:rsidRDefault="000963DE" w:rsidP="006A318B">
            <w:pPr>
              <w:jc w:val="center"/>
              <w:rPr>
                <w:ins w:id="74" w:author="SAWA" w:date="2016-05-12T17:59:00Z"/>
                <w:color w:val="000000"/>
              </w:rPr>
            </w:pPr>
            <w:ins w:id="75" w:author="SAWA" w:date="2016-05-12T18:01:00Z">
              <w:r w:rsidRPr="006A318B">
                <w:rPr>
                  <w:color w:val="000000"/>
                </w:rPr>
                <w:t>Да</w:t>
              </w:r>
            </w:ins>
          </w:p>
        </w:tc>
      </w:tr>
      <w:tr w:rsidR="006A318B" w:rsidRPr="006A318B" w:rsidTr="006A318B">
        <w:trPr>
          <w:ins w:id="76" w:author="SAWA" w:date="2016-05-12T17:59:00Z"/>
        </w:trPr>
        <w:tc>
          <w:tcPr>
            <w:tcW w:w="2781" w:type="dxa"/>
            <w:shd w:val="clear" w:color="auto" w:fill="auto"/>
          </w:tcPr>
          <w:p w:rsidR="000963DE" w:rsidRPr="006A318B" w:rsidRDefault="000963DE" w:rsidP="00F24537">
            <w:pPr>
              <w:rPr>
                <w:ins w:id="77" w:author="SAWA" w:date="2016-05-12T17:59:00Z"/>
                <w:color w:val="000000"/>
              </w:rPr>
            </w:pPr>
            <w:ins w:id="78" w:author="SAWA" w:date="2016-05-12T18:00:00Z">
              <w:r w:rsidRPr="006A318B">
                <w:rPr>
                  <w:color w:val="000000"/>
                  <w:lang w:val="en-US"/>
                </w:rPr>
                <w:t>WEB-</w:t>
              </w:r>
              <w:r w:rsidRPr="006A318B">
                <w:rPr>
                  <w:color w:val="000000"/>
                </w:rPr>
                <w:t>клиент</w:t>
              </w:r>
            </w:ins>
          </w:p>
        </w:tc>
        <w:tc>
          <w:tcPr>
            <w:tcW w:w="2452" w:type="dxa"/>
            <w:shd w:val="clear" w:color="auto" w:fill="auto"/>
          </w:tcPr>
          <w:p w:rsidR="000963DE" w:rsidRPr="006A318B" w:rsidRDefault="000963DE" w:rsidP="006A318B">
            <w:pPr>
              <w:jc w:val="center"/>
              <w:rPr>
                <w:ins w:id="79" w:author="SAWA" w:date="2016-05-12T17:59:00Z"/>
                <w:color w:val="000000"/>
              </w:rPr>
            </w:pPr>
          </w:p>
        </w:tc>
        <w:tc>
          <w:tcPr>
            <w:tcW w:w="2452" w:type="dxa"/>
            <w:shd w:val="clear" w:color="auto" w:fill="auto"/>
          </w:tcPr>
          <w:p w:rsidR="000963DE" w:rsidRPr="006A318B" w:rsidRDefault="000963DE" w:rsidP="006A318B">
            <w:pPr>
              <w:jc w:val="center"/>
              <w:rPr>
                <w:ins w:id="80" w:author="SAWA" w:date="2016-05-12T17:59:00Z"/>
                <w:color w:val="000000"/>
              </w:rPr>
            </w:pPr>
            <w:ins w:id="81" w:author="SAWA" w:date="2016-05-12T18:01:00Z">
              <w:r w:rsidRPr="006A318B">
                <w:rPr>
                  <w:color w:val="000000"/>
                </w:rPr>
                <w:t>Да</w:t>
              </w:r>
            </w:ins>
          </w:p>
        </w:tc>
        <w:tc>
          <w:tcPr>
            <w:tcW w:w="2452" w:type="dxa"/>
            <w:shd w:val="clear" w:color="auto" w:fill="auto"/>
          </w:tcPr>
          <w:p w:rsidR="000963DE" w:rsidRPr="006A318B" w:rsidRDefault="000963DE" w:rsidP="006A318B">
            <w:pPr>
              <w:jc w:val="center"/>
              <w:rPr>
                <w:ins w:id="82" w:author="SAWA" w:date="2016-05-12T17:59:00Z"/>
                <w:color w:val="000000"/>
              </w:rPr>
            </w:pPr>
            <w:ins w:id="83" w:author="SAWA" w:date="2016-05-12T18:01:00Z">
              <w:r w:rsidRPr="006A318B">
                <w:rPr>
                  <w:color w:val="000000"/>
                </w:rPr>
                <w:t>Да</w:t>
              </w:r>
            </w:ins>
          </w:p>
        </w:tc>
      </w:tr>
    </w:tbl>
    <w:p w:rsidR="000963DE" w:rsidRPr="006A318B" w:rsidRDefault="000963DE">
      <w:pPr>
        <w:rPr>
          <w:ins w:id="84" w:author="SAWA" w:date="2016-05-12T17:53:00Z"/>
          <w:color w:val="000000"/>
        </w:rPr>
        <w:pPrChange w:id="85" w:author="SAWA" w:date="2016-05-12T17:51:00Z">
          <w:pPr>
            <w:ind w:firstLine="709"/>
          </w:pPr>
        </w:pPrChange>
      </w:pPr>
    </w:p>
    <w:p w:rsidR="00F24537" w:rsidRPr="006A318B" w:rsidRDefault="000963DE">
      <w:pPr>
        <w:rPr>
          <w:color w:val="000000"/>
        </w:rPr>
        <w:pPrChange w:id="86" w:author="SAWA" w:date="2016-05-12T17:51:00Z">
          <w:pPr>
            <w:ind w:firstLine="709"/>
          </w:pPr>
        </w:pPrChange>
      </w:pPr>
      <w:ins w:id="87" w:author="SAWA" w:date="2016-05-12T17:52:00Z">
        <w:r w:rsidRPr="006A318B">
          <w:rPr>
            <w:color w:val="000000"/>
          </w:rPr>
          <w:t xml:space="preserve"> </w:t>
        </w:r>
      </w:ins>
      <w:ins w:id="88" w:author="SAWA" w:date="2016-05-12T18:01:00Z">
        <w:r w:rsidRPr="006A318B">
          <w:rPr>
            <w:color w:val="000000"/>
          </w:rPr>
          <w:t xml:space="preserve">В рамках данного предмета мы будем рассматривать управляемый интерфейс и его развитие </w:t>
        </w:r>
      </w:ins>
      <w:ins w:id="89" w:author="SAWA" w:date="2016-05-12T18:02:00Z">
        <w:r w:rsidRPr="006A318B">
          <w:rPr>
            <w:color w:val="000000"/>
          </w:rPr>
          <w:t>Такси</w:t>
        </w:r>
      </w:ins>
      <w:ins w:id="90" w:author="SAWA" w:date="2016-05-12T18:01:00Z">
        <w:r w:rsidRPr="006A318B">
          <w:rPr>
            <w:color w:val="000000"/>
          </w:rPr>
          <w:t xml:space="preserve">. </w:t>
        </w:r>
      </w:ins>
    </w:p>
    <w:p w:rsidR="00F24537" w:rsidRPr="006A318B" w:rsidDel="000963DE" w:rsidRDefault="00F24537" w:rsidP="001C20BC">
      <w:pPr>
        <w:ind w:firstLine="709"/>
        <w:rPr>
          <w:del w:id="91" w:author="SAWA" w:date="2016-05-12T18:02:00Z"/>
          <w:color w:val="000000"/>
        </w:rPr>
      </w:pPr>
    </w:p>
    <w:p w:rsidR="00E21509" w:rsidRPr="006A318B" w:rsidRDefault="00070E42" w:rsidP="001C20BC">
      <w:pPr>
        <w:autoSpaceDE w:val="0"/>
        <w:autoSpaceDN w:val="0"/>
        <w:adjustRightInd w:val="0"/>
        <w:ind w:firstLine="709"/>
        <w:jc w:val="both"/>
        <w:rPr>
          <w:rFonts w:eastAsia="TimesNewRomanPSMT"/>
          <w:color w:val="000000"/>
          <w:sz w:val="28"/>
          <w:szCs w:val="28"/>
        </w:rPr>
      </w:pPr>
      <w:ins w:id="92" w:author="SAWA" w:date="2016-05-12T18:02:00Z">
        <w:r w:rsidRPr="006A318B">
          <w:rPr>
            <w:rFonts w:eastAsia="TimesNewRomanPSMT"/>
            <w:color w:val="000000"/>
            <w:sz w:val="28"/>
            <w:szCs w:val="28"/>
          </w:rPr>
          <w:t xml:space="preserve">Интерфейсы, релизованные </w:t>
        </w:r>
      </w:ins>
      <w:del w:id="93" w:author="SAWA" w:date="2016-05-12T18:02:00Z">
        <w:r w:rsidR="00E21509" w:rsidRPr="006A318B" w:rsidDel="000963DE">
          <w:rPr>
            <w:rFonts w:eastAsia="TimesNewRomanPSMT"/>
            <w:color w:val="000000"/>
            <w:sz w:val="28"/>
            <w:szCs w:val="28"/>
          </w:rPr>
          <w:delText>В</w:delText>
        </w:r>
      </w:del>
      <w:ins w:id="94" w:author="SAWA" w:date="2016-05-12T18:02:00Z">
        <w:r w:rsidRPr="006A318B">
          <w:rPr>
            <w:rFonts w:eastAsia="TimesNewRomanPSMT"/>
            <w:color w:val="000000"/>
            <w:sz w:val="28"/>
            <w:szCs w:val="28"/>
          </w:rPr>
          <w:t>в</w:t>
        </w:r>
      </w:ins>
      <w:r w:rsidR="00E21509" w:rsidRPr="006A318B">
        <w:rPr>
          <w:rFonts w:eastAsia="TimesNewRomanPSMT"/>
          <w:color w:val="000000"/>
          <w:sz w:val="28"/>
          <w:szCs w:val="28"/>
        </w:rPr>
        <w:t xml:space="preserve"> платформе «1С:Предприятие» </w:t>
      </w:r>
      <w:del w:id="95" w:author="SAWA" w:date="2016-05-12T18:02:00Z">
        <w:r w:rsidR="00E21509" w:rsidRPr="006A318B" w:rsidDel="00070E42">
          <w:rPr>
            <w:rFonts w:eastAsia="TimesNewRomanPSMT"/>
            <w:color w:val="000000"/>
            <w:sz w:val="28"/>
            <w:szCs w:val="28"/>
          </w:rPr>
          <w:delText xml:space="preserve">реализован </w:delText>
        </w:r>
      </w:del>
      <w:ins w:id="96" w:author="SAWA" w:date="2016-05-12T18:02:00Z">
        <w:r w:rsidRPr="006A318B">
          <w:rPr>
            <w:rFonts w:eastAsia="TimesNewRomanPSMT"/>
            <w:color w:val="000000"/>
            <w:sz w:val="28"/>
            <w:szCs w:val="28"/>
          </w:rPr>
          <w:t xml:space="preserve">отвечают современным требованиям </w:t>
        </w:r>
      </w:ins>
      <w:del w:id="97" w:author="SAWA" w:date="2016-05-12T18:02:00Z">
        <w:r w:rsidR="00E21509" w:rsidRPr="006A318B" w:rsidDel="00070E42">
          <w:rPr>
            <w:rFonts w:eastAsia="TimesNewRomanPSMT"/>
            <w:color w:val="000000"/>
            <w:sz w:val="28"/>
            <w:szCs w:val="28"/>
          </w:rPr>
          <w:delText xml:space="preserve">современный </w:delText>
        </w:r>
      </w:del>
      <w:ins w:id="98" w:author="SAWA" w:date="2016-05-12T18:02:00Z">
        <w:r w:rsidRPr="006A318B">
          <w:rPr>
            <w:rFonts w:eastAsia="TimesNewRomanPSMT"/>
            <w:color w:val="000000"/>
            <w:sz w:val="28"/>
            <w:szCs w:val="28"/>
          </w:rPr>
          <w:t>современных</w:t>
        </w:r>
      </w:ins>
      <w:del w:id="99" w:author="SAWA" w:date="2016-05-12T18:02:00Z">
        <w:r w:rsidR="00E21509" w:rsidRPr="006A318B" w:rsidDel="00070E42">
          <w:rPr>
            <w:rFonts w:eastAsia="TimesNewRomanPSMT"/>
            <w:color w:val="000000"/>
            <w:sz w:val="28"/>
            <w:szCs w:val="28"/>
          </w:rPr>
          <w:delText>эргономичный пользовательский интерфейс</w:delText>
        </w:r>
      </w:del>
      <w:r w:rsidR="00AD28D4" w:rsidRPr="006A318B">
        <w:rPr>
          <w:rFonts w:eastAsia="TimesNewRomanPSMT"/>
          <w:color w:val="000000"/>
          <w:sz w:val="28"/>
          <w:szCs w:val="28"/>
        </w:rPr>
        <w:t>. Пользовательский интерфейс «1С:Предприятие»  называется «управляемым» потому, что с помощью прав и ролей пользователей, функциональных опций и настроек пользователя платформа автоматически строит командный интерфейс, управляемые формы и отчеты.</w:t>
      </w:r>
    </w:p>
    <w:p w:rsidR="00F666F1" w:rsidRPr="006A318B" w:rsidRDefault="00F666F1" w:rsidP="001C20BC">
      <w:pPr>
        <w:autoSpaceDE w:val="0"/>
        <w:autoSpaceDN w:val="0"/>
        <w:adjustRightInd w:val="0"/>
        <w:ind w:firstLine="709"/>
        <w:jc w:val="both"/>
        <w:rPr>
          <w:rFonts w:eastAsia="TimesNewRomanPSMT"/>
          <w:color w:val="000000"/>
          <w:sz w:val="28"/>
          <w:szCs w:val="28"/>
        </w:rPr>
      </w:pPr>
      <w:del w:id="100" w:author="SAWA" w:date="2016-05-12T18:03:00Z">
        <w:r w:rsidRPr="006A318B" w:rsidDel="00070E42">
          <w:rPr>
            <w:rFonts w:eastAsia="TimesNewRomanPSMT"/>
            <w:color w:val="000000"/>
            <w:sz w:val="28"/>
            <w:szCs w:val="28"/>
          </w:rPr>
          <w:delText xml:space="preserve">Управляемый интерфейс </w:delText>
        </w:r>
        <w:r w:rsidR="001C20BC" w:rsidRPr="006A318B" w:rsidDel="00070E42">
          <w:rPr>
            <w:rFonts w:eastAsia="TimesNewRomanPSMT"/>
            <w:color w:val="000000"/>
            <w:sz w:val="28"/>
            <w:szCs w:val="28"/>
          </w:rPr>
          <w:delText>–</w:delText>
        </w:r>
        <w:r w:rsidRPr="006A318B" w:rsidDel="00070E42">
          <w:rPr>
            <w:rFonts w:eastAsia="TimesNewRomanPSMT"/>
            <w:color w:val="000000"/>
            <w:sz w:val="28"/>
            <w:szCs w:val="28"/>
          </w:rPr>
          <w:delText xml:space="preserve"> это новшество, которое появилось в платформе 8.2.</w:delText>
        </w:r>
      </w:del>
    </w:p>
    <w:p w:rsidR="00AD28D4" w:rsidRPr="006A318B" w:rsidRDefault="00AD28D4" w:rsidP="001C20BC">
      <w:pPr>
        <w:autoSpaceDE w:val="0"/>
        <w:autoSpaceDN w:val="0"/>
        <w:adjustRightInd w:val="0"/>
        <w:ind w:firstLine="709"/>
        <w:jc w:val="both"/>
        <w:rPr>
          <w:rFonts w:eastAsia="TimesNewRomanPSMT"/>
          <w:color w:val="000000"/>
          <w:sz w:val="28"/>
          <w:szCs w:val="28"/>
        </w:rPr>
      </w:pPr>
      <w:r w:rsidRPr="006A318B">
        <w:rPr>
          <w:rFonts w:eastAsia="TimesNewRomanPSMT"/>
          <w:color w:val="000000"/>
          <w:sz w:val="28"/>
          <w:szCs w:val="28"/>
        </w:rPr>
        <w:t>Пользовательский интерфейс «1С:Предприятие» можно охарактеризовать как задаче-ориентированный, позволяющий в каждом отдельном окне приложения (основном или вспомогательном) решать конкретную задачу.</w:t>
      </w:r>
    </w:p>
    <w:p w:rsidR="00F666F1" w:rsidRPr="006A318B" w:rsidRDefault="00F666F1" w:rsidP="001C20BC">
      <w:pPr>
        <w:autoSpaceDE w:val="0"/>
        <w:autoSpaceDN w:val="0"/>
        <w:adjustRightInd w:val="0"/>
        <w:ind w:firstLine="709"/>
        <w:jc w:val="both"/>
        <w:rPr>
          <w:rFonts w:eastAsia="TimesNewRomanPSMT"/>
          <w:color w:val="000000"/>
          <w:sz w:val="28"/>
          <w:szCs w:val="28"/>
        </w:rPr>
      </w:pPr>
    </w:p>
    <w:p w:rsidR="00F666F1" w:rsidRPr="006A318B" w:rsidRDefault="00F24537" w:rsidP="001C20BC">
      <w:pPr>
        <w:autoSpaceDE w:val="0"/>
        <w:autoSpaceDN w:val="0"/>
        <w:adjustRightInd w:val="0"/>
        <w:jc w:val="center"/>
        <w:rPr>
          <w:rFonts w:eastAsia="TimesNewRomanPSMT"/>
          <w:color w:val="000000"/>
          <w:sz w:val="28"/>
          <w:szCs w:val="28"/>
        </w:rPr>
      </w:pPr>
      <w:r w:rsidRPr="006A318B">
        <w:rPr>
          <w:color w:val="000000"/>
        </w:rPr>
        <w:lastRenderedPageBreak/>
        <w:fldChar w:fldCharType="begin"/>
      </w:r>
      <w:r w:rsidRPr="006A318B">
        <w:rPr>
          <w:color w:val="000000"/>
        </w:rPr>
        <w:instrText xml:space="preserve"> INCLUDEPICTURE  "http://xn----1-bedvffifm4g.xn--p1ai/wp-content/uploads/2014/06/image0014.png" \* MERGEFORMATINET </w:instrText>
      </w:r>
      <w:r w:rsidRPr="006A318B">
        <w:rPr>
          <w:color w:val="000000"/>
        </w:rPr>
        <w:fldChar w:fldCharType="separate"/>
      </w:r>
      <w:r w:rsidR="00035627">
        <w:rPr>
          <w:color w:val="000000"/>
        </w:rPr>
        <w:fldChar w:fldCharType="begin"/>
      </w:r>
      <w:r w:rsidR="00035627">
        <w:rPr>
          <w:color w:val="000000"/>
        </w:rPr>
        <w:instrText xml:space="preserve"> </w:instrText>
      </w:r>
      <w:r w:rsidR="00035627">
        <w:rPr>
          <w:color w:val="000000"/>
        </w:rPr>
        <w:instrText>INCLUDEPICTURE  "http://xn----1-bedvffifm4g.xn--p1ai/wp-content/uploads/2014/06/image0014.png" \* MERGEFORMATINET</w:instrText>
      </w:r>
      <w:r w:rsidR="00035627">
        <w:rPr>
          <w:color w:val="000000"/>
        </w:rPr>
        <w:instrText xml:space="preserve"> </w:instrText>
      </w:r>
      <w:r w:rsidR="00035627">
        <w:rPr>
          <w:color w:val="000000"/>
        </w:rPr>
        <w:fldChar w:fldCharType="separate"/>
      </w:r>
      <w:r w:rsidR="00FB7F20">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Использование управляемого интерфейса в конфигурации" style="width:468.85pt;height:263.7pt">
            <v:imagedata r:id="rId9" r:href="rId10"/>
          </v:shape>
        </w:pict>
      </w:r>
      <w:r w:rsidR="00035627">
        <w:rPr>
          <w:color w:val="000000"/>
        </w:rPr>
        <w:fldChar w:fldCharType="end"/>
      </w:r>
      <w:r w:rsidRPr="006A318B">
        <w:rPr>
          <w:color w:val="000000"/>
        </w:rPr>
        <w:fldChar w:fldCharType="end"/>
      </w:r>
    </w:p>
    <w:p w:rsidR="00F666F1" w:rsidRPr="006A318B" w:rsidRDefault="00F666F1" w:rsidP="001C20BC">
      <w:pPr>
        <w:autoSpaceDE w:val="0"/>
        <w:autoSpaceDN w:val="0"/>
        <w:adjustRightInd w:val="0"/>
        <w:ind w:firstLine="709"/>
        <w:jc w:val="both"/>
        <w:rPr>
          <w:rFonts w:eastAsia="TimesNewRomanPSMT"/>
          <w:i/>
          <w:iCs/>
          <w:color w:val="000000"/>
          <w:sz w:val="28"/>
          <w:szCs w:val="28"/>
        </w:rPr>
      </w:pP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rFonts w:eastAsia="TimesNewRomanPSMT"/>
          <w:i/>
          <w:iCs/>
          <w:color w:val="000000"/>
          <w:sz w:val="28"/>
          <w:szCs w:val="28"/>
        </w:rPr>
        <w:t xml:space="preserve">Основное окно </w:t>
      </w:r>
      <w:r w:rsidRPr="006A318B">
        <w:rPr>
          <w:rFonts w:eastAsia="TimesNewRomanPSMT"/>
          <w:color w:val="000000"/>
          <w:sz w:val="28"/>
          <w:szCs w:val="28"/>
        </w:rPr>
        <w:t>приложения предназначено для навигации по прикладному решению и вызова различных команд.</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rFonts w:eastAsia="TimesNewRomanPSMT"/>
          <w:i/>
          <w:iCs/>
          <w:color w:val="000000"/>
          <w:sz w:val="28"/>
          <w:szCs w:val="28"/>
        </w:rPr>
        <w:t xml:space="preserve">Вспомогательное окно </w:t>
      </w:r>
      <w:r w:rsidRPr="006A318B">
        <w:rPr>
          <w:rFonts w:eastAsia="TimesNewRomanPSMT"/>
          <w:color w:val="000000"/>
          <w:sz w:val="28"/>
          <w:szCs w:val="28"/>
        </w:rPr>
        <w:t>предназначено для работы с объектами информационной базы (например, с документами или элементами справочников), построения отчетов или выполнения обработок данных.</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i/>
          <w:iCs/>
          <w:color w:val="000000"/>
          <w:sz w:val="28"/>
          <w:szCs w:val="28"/>
        </w:rPr>
        <w:t xml:space="preserve">Рабочий стол </w:t>
      </w:r>
      <w:r w:rsidRPr="006A318B">
        <w:rPr>
          <w:rFonts w:eastAsia="TimesNewRomanPSMT"/>
          <w:color w:val="000000"/>
          <w:sz w:val="28"/>
          <w:szCs w:val="28"/>
        </w:rPr>
        <w:t>– это стандартный раздел программы, содержащий часто используемые документы, отчеты, справочники и т. п. Этот раздел автоматически активизируется при запуске прикладного решения.</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i/>
          <w:iCs/>
          <w:color w:val="000000"/>
          <w:sz w:val="28"/>
          <w:szCs w:val="28"/>
        </w:rPr>
        <w:t xml:space="preserve">Панель разделов </w:t>
      </w:r>
      <w:r w:rsidRPr="006A318B">
        <w:rPr>
          <w:rFonts w:eastAsia="TimesNewRomanPSMT"/>
          <w:color w:val="000000"/>
          <w:sz w:val="28"/>
          <w:szCs w:val="28"/>
        </w:rPr>
        <w:t>– это наиболее крупное разделение функциональности прикладного решения. Она расположена в верхней части основного окна и соответствует верхнему уровню подсистем, добавленных в конфигурацию. С ее помощью осуществляется переход к другим разделам программы.</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i/>
          <w:iCs/>
          <w:color w:val="000000"/>
          <w:sz w:val="28"/>
          <w:szCs w:val="28"/>
        </w:rPr>
        <w:t xml:space="preserve">Панель навигации </w:t>
      </w:r>
      <w:r w:rsidRPr="006A318B">
        <w:rPr>
          <w:rFonts w:eastAsia="TimesNewRomanPSMT"/>
          <w:color w:val="000000"/>
          <w:sz w:val="28"/>
          <w:szCs w:val="28"/>
        </w:rPr>
        <w:t>содержит своеобразное «оглавление» раздела. Она включает навигационные команды, которые позволяют перейти к той или иной точке этого раздела.</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i/>
          <w:iCs/>
          <w:color w:val="000000"/>
          <w:sz w:val="28"/>
          <w:szCs w:val="28"/>
        </w:rPr>
        <w:t xml:space="preserve">Панель действий </w:t>
      </w:r>
      <w:r w:rsidRPr="006A318B">
        <w:rPr>
          <w:rFonts w:eastAsia="TimesNewRomanPSMT"/>
          <w:color w:val="000000"/>
          <w:sz w:val="28"/>
          <w:szCs w:val="28"/>
        </w:rPr>
        <w:t>содержит наиболее востребованные в повседневной работе команды, позволяющие быстро создавать новые объекты, выполнять типовые обработки или строить популярные отчеты.</w:t>
      </w:r>
    </w:p>
    <w:p w:rsidR="00AD28D4" w:rsidRPr="006A318B" w:rsidRDefault="00AD28D4" w:rsidP="001C20BC">
      <w:pPr>
        <w:tabs>
          <w:tab w:val="left" w:pos="993"/>
        </w:tabs>
        <w:autoSpaceDE w:val="0"/>
        <w:autoSpaceDN w:val="0"/>
        <w:adjustRightInd w:val="0"/>
        <w:ind w:firstLine="709"/>
        <w:jc w:val="both"/>
        <w:rPr>
          <w:rFonts w:eastAsia="TimesNewRomanPSMT"/>
          <w:color w:val="000000"/>
          <w:sz w:val="28"/>
          <w:szCs w:val="28"/>
        </w:rPr>
      </w:pPr>
      <w:r w:rsidRPr="006A318B">
        <w:rPr>
          <w:rFonts w:eastAsia="TimesNewRomanPSMT"/>
          <w:color w:val="000000"/>
          <w:sz w:val="28"/>
          <w:szCs w:val="28"/>
        </w:rPr>
        <w:t xml:space="preserve">Основное окно приложения также включает в себя главное меню системы и набор вспомогательных команд (калькулятор, календарь и пр.). А также предоставляет различные сервисные возможности, такие как: просмотр истории работы пользователя и возможность перемещаться по разделам прикладного решения, с которыми уже работал пользователь; добавление разделов, списков, объектов базы данных, отчетов и обработок в избранное; отображение в информационной панели (внизу окна) оповещений о последних действиях пользователя; возможность получить ссылку на любые разделы, списки, объекты </w:t>
      </w:r>
      <w:r w:rsidRPr="006A318B">
        <w:rPr>
          <w:rFonts w:eastAsia="TimesNewRomanPSMT"/>
          <w:color w:val="000000"/>
          <w:sz w:val="28"/>
          <w:szCs w:val="28"/>
        </w:rPr>
        <w:lastRenderedPageBreak/>
        <w:t>базы данных, отчеты и обработки и перейти по полученной ссылке к этим данным и т. д.</w:t>
      </w:r>
    </w:p>
    <w:p w:rsidR="00F666F1" w:rsidRPr="006A318B" w:rsidRDefault="00F666F1" w:rsidP="001C20BC">
      <w:pPr>
        <w:pStyle w:val="a8"/>
        <w:shd w:val="clear" w:color="auto" w:fill="FFFFFF"/>
        <w:tabs>
          <w:tab w:val="left" w:pos="993"/>
        </w:tabs>
        <w:spacing w:before="0" w:beforeAutospacing="0" w:after="0" w:afterAutospacing="0"/>
        <w:ind w:firstLine="709"/>
        <w:jc w:val="both"/>
        <w:rPr>
          <w:color w:val="000000"/>
          <w:sz w:val="28"/>
          <w:szCs w:val="28"/>
        </w:rPr>
      </w:pPr>
      <w:r w:rsidRPr="006A318B">
        <w:rPr>
          <w:color w:val="000000"/>
          <w:sz w:val="28"/>
          <w:szCs w:val="28"/>
        </w:rPr>
        <w:t xml:space="preserve">Управляемый интерфейс может отображаться в </w:t>
      </w:r>
      <w:r w:rsidR="001C20BC" w:rsidRPr="006A318B">
        <w:rPr>
          <w:b/>
          <w:i/>
          <w:color w:val="000000"/>
          <w:sz w:val="28"/>
          <w:szCs w:val="28"/>
        </w:rPr>
        <w:t>трех</w:t>
      </w:r>
      <w:r w:rsidRPr="006A318B">
        <w:rPr>
          <w:b/>
          <w:i/>
          <w:color w:val="000000"/>
          <w:sz w:val="28"/>
          <w:szCs w:val="28"/>
        </w:rPr>
        <w:t xml:space="preserve"> вариантах</w:t>
      </w:r>
      <w:r w:rsidRPr="006A318B">
        <w:rPr>
          <w:color w:val="000000"/>
          <w:sz w:val="28"/>
          <w:szCs w:val="28"/>
        </w:rPr>
        <w:t xml:space="preserve"> внешнего вида:</w:t>
      </w:r>
    </w:p>
    <w:p w:rsidR="00F666F1" w:rsidRPr="006A318B" w:rsidRDefault="001C20BC" w:rsidP="001C20BC">
      <w:pPr>
        <w:numPr>
          <w:ilvl w:val="0"/>
          <w:numId w:val="28"/>
        </w:numPr>
        <w:shd w:val="clear" w:color="auto" w:fill="FFFFFF"/>
        <w:tabs>
          <w:tab w:val="left" w:pos="1134"/>
        </w:tabs>
        <w:ind w:left="142" w:firstLine="567"/>
        <w:jc w:val="both"/>
        <w:rPr>
          <w:color w:val="000000"/>
          <w:sz w:val="28"/>
          <w:szCs w:val="28"/>
        </w:rPr>
      </w:pPr>
      <w:r w:rsidRPr="006A318B">
        <w:rPr>
          <w:color w:val="000000"/>
          <w:sz w:val="28"/>
          <w:szCs w:val="28"/>
        </w:rPr>
        <w:t>ф</w:t>
      </w:r>
      <w:r w:rsidR="00F666F1" w:rsidRPr="006A318B">
        <w:rPr>
          <w:color w:val="000000"/>
          <w:sz w:val="28"/>
          <w:szCs w:val="28"/>
        </w:rPr>
        <w:t xml:space="preserve">ормы в </w:t>
      </w:r>
      <w:r w:rsidR="00F666F1" w:rsidRPr="006A318B">
        <w:rPr>
          <w:b/>
          <w:color w:val="000000"/>
          <w:sz w:val="28"/>
          <w:szCs w:val="28"/>
          <w:u w:val="single"/>
        </w:rPr>
        <w:t>закладках</w:t>
      </w:r>
      <w:r w:rsidR="00F666F1" w:rsidRPr="006A318B">
        <w:rPr>
          <w:color w:val="000000"/>
          <w:sz w:val="28"/>
          <w:szCs w:val="28"/>
        </w:rPr>
        <w:t>. При этом все окна будут отображаться в отдельных закладках одного родительского окна. Это больше похоже на классический интерфейс.</w:t>
      </w:r>
      <w:r w:rsidR="008374F8" w:rsidRPr="006A318B">
        <w:rPr>
          <w:color w:val="000000"/>
          <w:sz w:val="28"/>
          <w:szCs w:val="28"/>
        </w:rPr>
        <w:t xml:space="preserve"> </w:t>
      </w:r>
    </w:p>
    <w:p w:rsidR="00F666F1" w:rsidRPr="006A318B" w:rsidRDefault="001C20BC" w:rsidP="001C20BC">
      <w:pPr>
        <w:numPr>
          <w:ilvl w:val="0"/>
          <w:numId w:val="28"/>
        </w:numPr>
        <w:shd w:val="clear" w:color="auto" w:fill="FFFFFF"/>
        <w:tabs>
          <w:tab w:val="left" w:pos="1134"/>
        </w:tabs>
        <w:ind w:left="142" w:firstLine="567"/>
        <w:jc w:val="both"/>
        <w:rPr>
          <w:color w:val="000000"/>
          <w:sz w:val="28"/>
          <w:szCs w:val="28"/>
        </w:rPr>
      </w:pPr>
      <w:r w:rsidRPr="006A318B">
        <w:rPr>
          <w:color w:val="000000"/>
          <w:sz w:val="28"/>
          <w:szCs w:val="28"/>
        </w:rPr>
        <w:t>ф</w:t>
      </w:r>
      <w:r w:rsidR="00F666F1" w:rsidRPr="006A318B">
        <w:rPr>
          <w:color w:val="000000"/>
          <w:sz w:val="28"/>
          <w:szCs w:val="28"/>
        </w:rPr>
        <w:t xml:space="preserve">ормы в </w:t>
      </w:r>
      <w:r w:rsidR="00F666F1" w:rsidRPr="006A318B">
        <w:rPr>
          <w:b/>
          <w:color w:val="000000"/>
          <w:sz w:val="28"/>
          <w:szCs w:val="28"/>
          <w:u w:val="single"/>
        </w:rPr>
        <w:t>отдельных окнах</w:t>
      </w:r>
      <w:r w:rsidR="00F666F1" w:rsidRPr="006A318B">
        <w:rPr>
          <w:color w:val="000000"/>
          <w:sz w:val="28"/>
          <w:szCs w:val="28"/>
        </w:rPr>
        <w:t>. В этом режиме в основном окне отображается только одна форма. Новые формы могут отображаться в других окнах (переход между ними будет доступен за счет средств ОС). Это менее привычный вид приложения, но он имеет свои преимущества.</w:t>
      </w:r>
    </w:p>
    <w:p w:rsidR="001710A2" w:rsidRPr="006A318B" w:rsidRDefault="00DA2784" w:rsidP="00DA2784">
      <w:pPr>
        <w:tabs>
          <w:tab w:val="left" w:pos="1134"/>
        </w:tabs>
        <w:autoSpaceDE w:val="0"/>
        <w:autoSpaceDN w:val="0"/>
        <w:adjustRightInd w:val="0"/>
        <w:ind w:firstLine="709"/>
        <w:jc w:val="both"/>
        <w:rPr>
          <w:color w:val="000000"/>
          <w:sz w:val="28"/>
          <w:szCs w:val="28"/>
        </w:rPr>
      </w:pPr>
      <w:bookmarkStart w:id="101" w:name="_Toc207189462"/>
      <w:bookmarkStart w:id="102" w:name="_Toc208041968"/>
      <w:r w:rsidRPr="006A318B">
        <w:rPr>
          <w:color w:val="000000"/>
          <w:sz w:val="28"/>
          <w:szCs w:val="28"/>
        </w:rPr>
        <w:t>К</w:t>
      </w:r>
      <w:r w:rsidR="00E21509" w:rsidRPr="006A318B">
        <w:rPr>
          <w:color w:val="000000"/>
          <w:sz w:val="28"/>
          <w:szCs w:val="28"/>
        </w:rPr>
        <w:t xml:space="preserve">роме уже ставших привычными вариантов интерфейса в платформе 1С:Предприятие 8.3 появился новый интерфейс </w:t>
      </w:r>
      <w:r w:rsidR="001C20BC" w:rsidRPr="006A318B">
        <w:rPr>
          <w:rFonts w:eastAsia="TimesNewRomanPSMT"/>
          <w:color w:val="000000"/>
          <w:sz w:val="28"/>
          <w:szCs w:val="28"/>
        </w:rPr>
        <w:t>–</w:t>
      </w:r>
      <w:r w:rsidR="00E21509" w:rsidRPr="006A318B">
        <w:rPr>
          <w:color w:val="000000"/>
          <w:sz w:val="28"/>
          <w:szCs w:val="28"/>
        </w:rPr>
        <w:t xml:space="preserve"> </w:t>
      </w:r>
      <w:r w:rsidR="00E21509" w:rsidRPr="006A318B">
        <w:rPr>
          <w:b/>
          <w:color w:val="000000"/>
          <w:sz w:val="28"/>
          <w:szCs w:val="28"/>
          <w:u w:val="single"/>
        </w:rPr>
        <w:t>Такси</w:t>
      </w:r>
      <w:r w:rsidR="00E21509" w:rsidRPr="006A318B">
        <w:rPr>
          <w:color w:val="000000"/>
          <w:sz w:val="28"/>
          <w:szCs w:val="28"/>
        </w:rPr>
        <w:t>.</w:t>
      </w:r>
    </w:p>
    <w:p w:rsidR="00A70F6D" w:rsidRPr="006A318B" w:rsidRDefault="00A70F6D" w:rsidP="001C20BC">
      <w:pPr>
        <w:tabs>
          <w:tab w:val="left" w:pos="993"/>
        </w:tabs>
        <w:autoSpaceDE w:val="0"/>
        <w:autoSpaceDN w:val="0"/>
        <w:adjustRightInd w:val="0"/>
        <w:ind w:firstLine="709"/>
        <w:jc w:val="both"/>
        <w:rPr>
          <w:color w:val="000000"/>
          <w:sz w:val="28"/>
          <w:szCs w:val="28"/>
          <w:shd w:val="clear" w:color="auto" w:fill="FFFFFF"/>
        </w:rPr>
      </w:pPr>
      <w:r w:rsidRPr="006A318B">
        <w:rPr>
          <w:color w:val="000000"/>
          <w:sz w:val="28"/>
          <w:szCs w:val="28"/>
          <w:shd w:val="clear" w:color="auto" w:fill="FFFFFF"/>
        </w:rPr>
        <w:t xml:space="preserve">Интерфейс такси </w:t>
      </w:r>
      <w:r w:rsidR="008374F8" w:rsidRPr="006A318B">
        <w:rPr>
          <w:color w:val="000000"/>
          <w:sz w:val="28"/>
          <w:szCs w:val="28"/>
          <w:shd w:val="clear" w:color="auto" w:fill="FFFFFF"/>
        </w:rPr>
        <w:t xml:space="preserve"> </w:t>
      </w:r>
      <w:r w:rsidR="00214AF8" w:rsidRPr="006A318B">
        <w:rPr>
          <w:rFonts w:eastAsia="TimesNewRomanPSMT"/>
          <w:color w:val="000000"/>
          <w:sz w:val="28"/>
          <w:szCs w:val="28"/>
        </w:rPr>
        <w:t>–</w:t>
      </w:r>
      <w:r w:rsidRPr="006A318B">
        <w:rPr>
          <w:color w:val="000000"/>
          <w:sz w:val="28"/>
          <w:szCs w:val="28"/>
          <w:shd w:val="clear" w:color="auto" w:fill="FFFFFF"/>
        </w:rPr>
        <w:t xml:space="preserve"> новое слово в развитии технологической платформы 1С: Предприятие 8.3. Новое лицо программы адаптировано под стандарты веб</w:t>
      </w:r>
      <w:r w:rsidR="00E21509" w:rsidRPr="006A318B">
        <w:rPr>
          <w:color w:val="000000"/>
          <w:sz w:val="28"/>
          <w:szCs w:val="28"/>
          <w:shd w:val="clear" w:color="auto" w:fill="FFFFFF"/>
        </w:rPr>
        <w:t>-</w:t>
      </w:r>
      <w:r w:rsidRPr="006A318B">
        <w:rPr>
          <w:color w:val="000000"/>
          <w:sz w:val="28"/>
          <w:szCs w:val="28"/>
          <w:shd w:val="clear" w:color="auto" w:fill="FFFFFF"/>
        </w:rPr>
        <w:t>приложений.</w:t>
      </w:r>
    </w:p>
    <w:p w:rsidR="00214AF8" w:rsidRPr="006A318B" w:rsidDel="00070E42" w:rsidRDefault="00214AF8" w:rsidP="001C20BC">
      <w:pPr>
        <w:tabs>
          <w:tab w:val="left" w:pos="993"/>
        </w:tabs>
        <w:autoSpaceDE w:val="0"/>
        <w:autoSpaceDN w:val="0"/>
        <w:adjustRightInd w:val="0"/>
        <w:ind w:firstLine="709"/>
        <w:jc w:val="both"/>
        <w:rPr>
          <w:del w:id="103" w:author="SAWA" w:date="2016-05-12T18:03:00Z"/>
          <w:color w:val="000000"/>
          <w:sz w:val="28"/>
          <w:szCs w:val="28"/>
          <w:shd w:val="clear" w:color="auto" w:fill="FFFFFF"/>
        </w:rPr>
      </w:pPr>
    </w:p>
    <w:p w:rsidR="00E21509" w:rsidRPr="006A318B" w:rsidDel="00070E42" w:rsidRDefault="00E21509" w:rsidP="001C20BC">
      <w:pPr>
        <w:autoSpaceDE w:val="0"/>
        <w:autoSpaceDN w:val="0"/>
        <w:adjustRightInd w:val="0"/>
        <w:jc w:val="center"/>
        <w:rPr>
          <w:del w:id="104" w:author="SAWA" w:date="2016-05-12T18:03:00Z"/>
          <w:rFonts w:ascii="Open Sans" w:hAnsi="Open Sans"/>
          <w:color w:val="000000"/>
          <w:sz w:val="27"/>
          <w:szCs w:val="27"/>
          <w:shd w:val="clear" w:color="auto" w:fill="FFFFFF"/>
        </w:rPr>
      </w:pPr>
    </w:p>
    <w:p w:rsidR="00DA2784" w:rsidRPr="006A318B" w:rsidDel="00070E42" w:rsidRDefault="00DA2784" w:rsidP="001C20BC">
      <w:pPr>
        <w:autoSpaceDE w:val="0"/>
        <w:autoSpaceDN w:val="0"/>
        <w:adjustRightInd w:val="0"/>
        <w:jc w:val="center"/>
        <w:rPr>
          <w:del w:id="105" w:author="SAWA" w:date="2016-05-12T18:03:00Z"/>
          <w:rFonts w:ascii="Open Sans" w:hAnsi="Open Sans"/>
          <w:color w:val="000000"/>
          <w:sz w:val="27"/>
          <w:szCs w:val="27"/>
          <w:shd w:val="clear" w:color="auto" w:fill="FFFFFF"/>
        </w:rPr>
      </w:pPr>
    </w:p>
    <w:p w:rsidR="00E21509" w:rsidRPr="00AA33D4" w:rsidRDefault="00E21509" w:rsidP="003671E5">
      <w:pPr>
        <w:pStyle w:val="2"/>
        <w:rPr>
          <w:shd w:val="clear" w:color="auto" w:fill="FFFFFF"/>
        </w:rPr>
      </w:pPr>
      <w:bookmarkStart w:id="106" w:name="_Toc450591001"/>
      <w:r w:rsidRPr="00AA33D4">
        <w:rPr>
          <w:shd w:val="clear" w:color="auto" w:fill="FFFFFF"/>
        </w:rPr>
        <w:t>2.</w:t>
      </w:r>
      <w:r w:rsidR="003671E5">
        <w:rPr>
          <w:shd w:val="clear" w:color="auto" w:fill="FFFFFF"/>
        </w:rPr>
        <w:t>2</w:t>
      </w:r>
      <w:r w:rsidRPr="00AA33D4">
        <w:rPr>
          <w:shd w:val="clear" w:color="auto" w:fill="FFFFFF"/>
        </w:rPr>
        <w:t>. Интерфейс «Такси»</w:t>
      </w:r>
      <w:bookmarkEnd w:id="106"/>
    </w:p>
    <w:p w:rsidR="001C20BC" w:rsidRPr="006A318B" w:rsidRDefault="001C20BC" w:rsidP="001C20BC">
      <w:pPr>
        <w:autoSpaceDE w:val="0"/>
        <w:autoSpaceDN w:val="0"/>
        <w:adjustRightInd w:val="0"/>
        <w:jc w:val="center"/>
        <w:rPr>
          <w:rFonts w:ascii="Open Sans" w:hAnsi="Open Sans"/>
          <w:color w:val="000000"/>
          <w:sz w:val="27"/>
          <w:szCs w:val="27"/>
          <w:shd w:val="clear" w:color="auto" w:fill="FFFFFF"/>
        </w:rPr>
      </w:pPr>
    </w:p>
    <w:p w:rsidR="001C20BC" w:rsidRPr="006A318B" w:rsidRDefault="001C20BC" w:rsidP="00214AF8">
      <w:pPr>
        <w:autoSpaceDE w:val="0"/>
        <w:autoSpaceDN w:val="0"/>
        <w:adjustRightInd w:val="0"/>
        <w:ind w:firstLine="709"/>
        <w:jc w:val="both"/>
        <w:rPr>
          <w:rFonts w:ascii="Open Sans" w:hAnsi="Open Sans"/>
          <w:color w:val="000000"/>
          <w:sz w:val="27"/>
          <w:szCs w:val="27"/>
          <w:shd w:val="clear" w:color="auto" w:fill="FFFFFF"/>
        </w:rPr>
      </w:pPr>
    </w:p>
    <w:p w:rsidR="00DA2784" w:rsidRPr="006A318B" w:rsidRDefault="00DA2784" w:rsidP="00214AF8">
      <w:pPr>
        <w:autoSpaceDE w:val="0"/>
        <w:autoSpaceDN w:val="0"/>
        <w:adjustRightInd w:val="0"/>
        <w:ind w:firstLine="709"/>
        <w:jc w:val="both"/>
        <w:rPr>
          <w:color w:val="000000"/>
          <w:sz w:val="28"/>
          <w:szCs w:val="28"/>
        </w:rPr>
      </w:pPr>
      <w:r w:rsidRPr="006A318B">
        <w:rPr>
          <w:color w:val="000000"/>
          <w:sz w:val="28"/>
          <w:szCs w:val="28"/>
        </w:rPr>
        <w:t xml:space="preserve">При создании нового пользовательского интерфейса разработчики платформы ставили перед собой ряд задач. Поскольку с конфигурациями теперь возможно работать через интернет при помощи обычного веб-браузера, заметна ориентация платформы на работу с мобильными устройствами, на ввод информации при помощи сенсорного экрана, реагирующего на прикосновения к нему. </w:t>
      </w:r>
    </w:p>
    <w:p w:rsidR="00DA2784" w:rsidRPr="006A318B" w:rsidRDefault="00DA2784" w:rsidP="00214AF8">
      <w:pPr>
        <w:autoSpaceDE w:val="0"/>
        <w:autoSpaceDN w:val="0"/>
        <w:adjustRightInd w:val="0"/>
        <w:ind w:firstLine="709"/>
        <w:jc w:val="both"/>
        <w:rPr>
          <w:color w:val="000000"/>
          <w:sz w:val="28"/>
          <w:szCs w:val="28"/>
        </w:rPr>
      </w:pPr>
      <w:r w:rsidRPr="006A318B">
        <w:rPr>
          <w:color w:val="000000"/>
          <w:sz w:val="28"/>
          <w:szCs w:val="28"/>
        </w:rPr>
        <w:t xml:space="preserve">Новый интерфейс имеет </w:t>
      </w:r>
      <w:r w:rsidRPr="006A318B">
        <w:rPr>
          <w:i/>
          <w:color w:val="000000"/>
          <w:sz w:val="28"/>
          <w:szCs w:val="28"/>
          <w:u w:val="single"/>
        </w:rPr>
        <w:t>отличительные визуальные особенности</w:t>
      </w:r>
      <w:r w:rsidRPr="006A318B">
        <w:rPr>
          <w:color w:val="000000"/>
          <w:sz w:val="28"/>
          <w:szCs w:val="28"/>
        </w:rPr>
        <w:t xml:space="preserve">: </w:t>
      </w:r>
    </w:p>
    <w:p w:rsidR="00DA2784" w:rsidRPr="006A318B" w:rsidRDefault="00DA2784" w:rsidP="00DA2784">
      <w:pPr>
        <w:numPr>
          <w:ilvl w:val="0"/>
          <w:numId w:val="29"/>
        </w:numPr>
        <w:shd w:val="clear" w:color="auto" w:fill="FFFFFF"/>
        <w:tabs>
          <w:tab w:val="left" w:pos="993"/>
        </w:tabs>
        <w:spacing w:line="335" w:lineRule="atLeast"/>
        <w:ind w:left="0" w:firstLine="709"/>
        <w:jc w:val="both"/>
        <w:rPr>
          <w:color w:val="000000"/>
          <w:sz w:val="28"/>
          <w:szCs w:val="28"/>
        </w:rPr>
      </w:pPr>
      <w:r w:rsidRPr="006A318B">
        <w:rPr>
          <w:color w:val="000000"/>
          <w:sz w:val="28"/>
          <w:szCs w:val="28"/>
        </w:rPr>
        <w:t>максимизация рабочего пространства на мониторах с различным разрешением;</w:t>
      </w:r>
    </w:p>
    <w:p w:rsidR="00DA2784" w:rsidRPr="006A318B" w:rsidRDefault="00DA2784" w:rsidP="00DA2784">
      <w:pPr>
        <w:numPr>
          <w:ilvl w:val="0"/>
          <w:numId w:val="29"/>
        </w:numPr>
        <w:shd w:val="clear" w:color="auto" w:fill="FFFFFF"/>
        <w:tabs>
          <w:tab w:val="left" w:pos="993"/>
        </w:tabs>
        <w:spacing w:line="335" w:lineRule="atLeast"/>
        <w:ind w:left="0" w:firstLine="709"/>
        <w:jc w:val="both"/>
        <w:rPr>
          <w:color w:val="000000"/>
          <w:sz w:val="28"/>
          <w:szCs w:val="28"/>
        </w:rPr>
      </w:pPr>
      <w:r w:rsidRPr="006A318B">
        <w:rPr>
          <w:color w:val="000000"/>
          <w:sz w:val="28"/>
          <w:szCs w:val="28"/>
        </w:rPr>
        <w:t>современный дизайн;</w:t>
      </w:r>
    </w:p>
    <w:p w:rsidR="00DA2784" w:rsidRPr="006A318B" w:rsidRDefault="00DA2784" w:rsidP="00DA2784">
      <w:pPr>
        <w:numPr>
          <w:ilvl w:val="0"/>
          <w:numId w:val="29"/>
        </w:numPr>
        <w:tabs>
          <w:tab w:val="left" w:pos="993"/>
        </w:tabs>
        <w:autoSpaceDE w:val="0"/>
        <w:autoSpaceDN w:val="0"/>
        <w:adjustRightInd w:val="0"/>
        <w:ind w:left="0" w:firstLine="709"/>
        <w:jc w:val="both"/>
        <w:rPr>
          <w:color w:val="000000"/>
          <w:sz w:val="28"/>
          <w:szCs w:val="28"/>
        </w:rPr>
      </w:pPr>
      <w:r w:rsidRPr="006A318B">
        <w:rPr>
          <w:color w:val="000000"/>
          <w:sz w:val="28"/>
          <w:szCs w:val="28"/>
        </w:rPr>
        <w:t xml:space="preserve">крупный шрифт; </w:t>
      </w:r>
    </w:p>
    <w:p w:rsidR="00DA2784" w:rsidRPr="006A318B" w:rsidRDefault="00DA2784" w:rsidP="00DA2784">
      <w:pPr>
        <w:numPr>
          <w:ilvl w:val="0"/>
          <w:numId w:val="29"/>
        </w:numPr>
        <w:shd w:val="clear" w:color="auto" w:fill="FFFFFF"/>
        <w:tabs>
          <w:tab w:val="left" w:pos="993"/>
        </w:tabs>
        <w:spacing w:line="335" w:lineRule="atLeast"/>
        <w:ind w:left="0" w:firstLine="709"/>
        <w:jc w:val="both"/>
        <w:rPr>
          <w:color w:val="000000"/>
          <w:sz w:val="28"/>
          <w:szCs w:val="28"/>
        </w:rPr>
      </w:pPr>
      <w:r w:rsidRPr="006A318B">
        <w:rPr>
          <w:color w:val="000000"/>
          <w:sz w:val="28"/>
          <w:szCs w:val="28"/>
        </w:rPr>
        <w:t>удобная навигация за счет использования вспомогательных панелей: "Инструменты", "Избранное", "История" и "Полнотекстовый поиск";</w:t>
      </w:r>
    </w:p>
    <w:p w:rsidR="00F7301C" w:rsidRPr="006A318B" w:rsidRDefault="00F24537" w:rsidP="00F7301C">
      <w:pPr>
        <w:shd w:val="clear" w:color="auto" w:fill="FFFFFF"/>
        <w:tabs>
          <w:tab w:val="left" w:pos="993"/>
        </w:tabs>
        <w:spacing w:line="335" w:lineRule="atLeast"/>
        <w:ind w:left="709" w:hanging="709"/>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"http://programmist1s.ru/wp-content/uploads/2013/02/09-1-1.png"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w:instrText>
      </w:r>
      <w:r w:rsidR="00035627">
        <w:rPr>
          <w:color w:val="000000"/>
          <w:sz w:val="28"/>
          <w:szCs w:val="28"/>
        </w:rPr>
        <w:instrText>TURE  "http://programmist1s.ru/wp-content/uploads/2013/02/09-1-1.png"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26" type="#_x0000_t75" alt="" style="width:472.2pt;height:372.55pt">
            <v:imagedata r:id="rId11" r:href="rId12"/>
          </v:shape>
        </w:pict>
      </w:r>
      <w:r w:rsidR="00035627">
        <w:rPr>
          <w:color w:val="000000"/>
          <w:sz w:val="28"/>
          <w:szCs w:val="28"/>
        </w:rPr>
        <w:fldChar w:fldCharType="end"/>
      </w:r>
      <w:r w:rsidRPr="006A318B">
        <w:rPr>
          <w:color w:val="000000"/>
          <w:sz w:val="28"/>
          <w:szCs w:val="28"/>
        </w:rPr>
        <w:fldChar w:fldCharType="end"/>
      </w:r>
    </w:p>
    <w:p w:rsidR="00F7301C" w:rsidRPr="006A318B" w:rsidRDefault="00F7301C" w:rsidP="00F7301C">
      <w:pPr>
        <w:shd w:val="clear" w:color="auto" w:fill="FFFFFF"/>
        <w:tabs>
          <w:tab w:val="left" w:pos="993"/>
        </w:tabs>
        <w:spacing w:line="335" w:lineRule="atLeast"/>
        <w:ind w:left="709" w:hanging="709"/>
        <w:jc w:val="center"/>
        <w:rPr>
          <w:color w:val="000000"/>
          <w:sz w:val="28"/>
          <w:szCs w:val="28"/>
        </w:rPr>
      </w:pPr>
      <w:r w:rsidRPr="006A318B">
        <w:rPr>
          <w:color w:val="000000"/>
          <w:sz w:val="28"/>
          <w:szCs w:val="28"/>
        </w:rPr>
        <w:t>«Избранное»</w:t>
      </w:r>
    </w:p>
    <w:commentRangeStart w:id="107"/>
    <w:p w:rsidR="00F7301C" w:rsidRPr="006A318B" w:rsidRDefault="00F24537" w:rsidP="00F7301C">
      <w:pPr>
        <w:shd w:val="clear" w:color="auto" w:fill="FFFFFF"/>
        <w:tabs>
          <w:tab w:val="left" w:pos="993"/>
        </w:tabs>
        <w:spacing w:line="335" w:lineRule="atLeast"/>
        <w:ind w:left="709" w:hanging="709"/>
        <w:jc w:val="center"/>
        <w:rPr>
          <w:color w:val="000000"/>
          <w:sz w:val="28"/>
          <w:szCs w:val="28"/>
        </w:rPr>
      </w:pPr>
      <w:r w:rsidRPr="006A318B">
        <w:fldChar w:fldCharType="begin"/>
      </w:r>
      <w:r>
        <w:instrText xml:space="preserve"> HYPERLINK "http://programmist1s.ru/wp-content/uploads/2013/02/3.png" </w:instrText>
      </w:r>
      <w:r w:rsidRPr="006A318B">
        <w:fldChar w:fldCharType="separate"/>
      </w:r>
      <w:r w:rsidRPr="006A318B">
        <w:rPr>
          <w:color w:val="000000"/>
          <w:sz w:val="28"/>
          <w:szCs w:val="28"/>
        </w:rPr>
        <w:fldChar w:fldCharType="begin"/>
      </w:r>
      <w:r w:rsidRPr="006A318B">
        <w:rPr>
          <w:color w:val="000000"/>
          <w:sz w:val="28"/>
          <w:szCs w:val="28"/>
        </w:rPr>
        <w:instrText xml:space="preserve"> INCLUDEPICTURE  "http://programmist1s.ru/wp-content/uploads/2013/02/3.png"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"http://programmist1s.ru/wp-content/uploads/2013/02/3.png"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27" type="#_x0000_t75" alt="" href="http://programmist1s.ru/wp-content/uploads/2013/02/3.png" style="width:365.85pt;height:267.05pt" o:button="t">
            <v:imagedata r:id="rId13" r:href="rId14"/>
          </v:shape>
        </w:pict>
      </w:r>
      <w:r w:rsidR="00035627">
        <w:rPr>
          <w:color w:val="000000"/>
          <w:sz w:val="28"/>
          <w:szCs w:val="28"/>
        </w:rPr>
        <w:fldChar w:fldCharType="end"/>
      </w:r>
      <w:r w:rsidRPr="006A318B">
        <w:rPr>
          <w:color w:val="000000"/>
          <w:sz w:val="28"/>
          <w:szCs w:val="28"/>
        </w:rPr>
        <w:fldChar w:fldCharType="end"/>
      </w:r>
      <w:r w:rsidRPr="006A318B">
        <w:rPr>
          <w:color w:val="000000"/>
          <w:sz w:val="28"/>
          <w:szCs w:val="28"/>
        </w:rPr>
        <w:fldChar w:fldCharType="end"/>
      </w:r>
      <w:commentRangeEnd w:id="107"/>
      <w:r w:rsidR="00070E42">
        <w:rPr>
          <w:rStyle w:val="afe"/>
        </w:rPr>
        <w:commentReference w:id="107"/>
      </w:r>
    </w:p>
    <w:p w:rsidR="00F7301C" w:rsidRPr="006A318B" w:rsidRDefault="00F7301C" w:rsidP="00F7301C">
      <w:pPr>
        <w:shd w:val="clear" w:color="auto" w:fill="FFFFFF"/>
        <w:tabs>
          <w:tab w:val="left" w:pos="993"/>
        </w:tabs>
        <w:spacing w:line="335" w:lineRule="atLeast"/>
        <w:ind w:left="709"/>
        <w:jc w:val="center"/>
        <w:rPr>
          <w:color w:val="000000"/>
          <w:sz w:val="28"/>
          <w:szCs w:val="28"/>
        </w:rPr>
      </w:pPr>
      <w:r w:rsidRPr="006A318B">
        <w:rPr>
          <w:color w:val="000000"/>
          <w:sz w:val="28"/>
          <w:szCs w:val="28"/>
        </w:rPr>
        <w:t>"Полнотекстовый поиск"</w:t>
      </w:r>
    </w:p>
    <w:p w:rsidR="00F7301C" w:rsidRPr="006A318B" w:rsidRDefault="00F7301C" w:rsidP="00F7301C">
      <w:pPr>
        <w:shd w:val="clear" w:color="auto" w:fill="FFFFFF"/>
        <w:tabs>
          <w:tab w:val="left" w:pos="993"/>
        </w:tabs>
        <w:spacing w:line="335" w:lineRule="atLeast"/>
        <w:ind w:left="709"/>
        <w:jc w:val="both"/>
        <w:rPr>
          <w:color w:val="000000"/>
          <w:sz w:val="28"/>
          <w:szCs w:val="28"/>
        </w:rPr>
      </w:pPr>
    </w:p>
    <w:p w:rsidR="00DA2784" w:rsidRPr="006A318B" w:rsidRDefault="00DA2784" w:rsidP="00DA2784">
      <w:pPr>
        <w:numPr>
          <w:ilvl w:val="0"/>
          <w:numId w:val="29"/>
        </w:numPr>
        <w:shd w:val="clear" w:color="auto" w:fill="FFFFFF"/>
        <w:tabs>
          <w:tab w:val="left" w:pos="993"/>
        </w:tabs>
        <w:spacing w:line="335" w:lineRule="atLeast"/>
        <w:ind w:left="0" w:firstLine="709"/>
        <w:jc w:val="both"/>
        <w:rPr>
          <w:color w:val="000000"/>
          <w:sz w:val="28"/>
          <w:szCs w:val="28"/>
        </w:rPr>
      </w:pPr>
      <w:r w:rsidRPr="006A318B">
        <w:rPr>
          <w:color w:val="000000"/>
          <w:sz w:val="28"/>
          <w:szCs w:val="28"/>
        </w:rPr>
        <w:t>понятный и удобный поиск в списках, управление поиском;</w:t>
      </w:r>
    </w:p>
    <w:p w:rsidR="00DA2784" w:rsidRPr="006A318B" w:rsidRDefault="00DA2784" w:rsidP="00DA2784">
      <w:pPr>
        <w:numPr>
          <w:ilvl w:val="0"/>
          <w:numId w:val="29"/>
        </w:numPr>
        <w:shd w:val="clear" w:color="auto" w:fill="FFFFFF"/>
        <w:tabs>
          <w:tab w:val="left" w:pos="993"/>
        </w:tabs>
        <w:spacing w:line="335" w:lineRule="atLeast"/>
        <w:ind w:left="0" w:firstLine="709"/>
        <w:jc w:val="both"/>
        <w:rPr>
          <w:color w:val="000000"/>
          <w:sz w:val="28"/>
          <w:szCs w:val="28"/>
        </w:rPr>
      </w:pPr>
      <w:r w:rsidRPr="006A318B">
        <w:rPr>
          <w:color w:val="000000"/>
          <w:sz w:val="28"/>
          <w:szCs w:val="28"/>
        </w:rPr>
        <w:lastRenderedPageBreak/>
        <w:t>возможность самостоятельно конструировать рабочее пространство (</w:t>
      </w:r>
      <w:r w:rsidRPr="006A318B">
        <w:rPr>
          <w:color w:val="000000"/>
          <w:sz w:val="28"/>
          <w:szCs w:val="28"/>
          <w:shd w:val="clear" w:color="auto" w:fill="FFFFFF"/>
        </w:rPr>
        <w:t>методом drag&amp;drop</w:t>
      </w:r>
      <w:r w:rsidRPr="006A318B">
        <w:rPr>
          <w:color w:val="000000"/>
          <w:sz w:val="28"/>
          <w:szCs w:val="28"/>
        </w:rPr>
        <w:t>).</w:t>
      </w:r>
    </w:p>
    <w:p w:rsidR="00DA2784" w:rsidRPr="006A318B" w:rsidRDefault="00DA2784" w:rsidP="00DA2784">
      <w:pPr>
        <w:shd w:val="clear" w:color="auto" w:fill="FFFFFF"/>
        <w:tabs>
          <w:tab w:val="left" w:pos="993"/>
        </w:tabs>
        <w:spacing w:line="335" w:lineRule="atLeast"/>
        <w:ind w:left="709"/>
        <w:jc w:val="both"/>
        <w:rPr>
          <w:color w:val="000000"/>
          <w:sz w:val="28"/>
          <w:szCs w:val="28"/>
        </w:rPr>
      </w:pPr>
    </w:p>
    <w:p w:rsidR="00DA2784" w:rsidRPr="006A318B" w:rsidRDefault="00F24537" w:rsidP="00F7301C">
      <w:pPr>
        <w:shd w:val="clear" w:color="auto" w:fill="FFFFFF"/>
        <w:tabs>
          <w:tab w:val="left" w:pos="993"/>
        </w:tabs>
        <w:spacing w:line="335" w:lineRule="atLeast"/>
        <w:ind w:left="709" w:hanging="709"/>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"http://programmist1s.ru/wp-content/uploads/2013/02/03.png"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"http://programmist1s.ru/wp-content/uploads/2013/02/03.png"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28" type="#_x0000_t75" alt="" style="width:452.95pt;height:277.1pt">
            <v:imagedata r:id="rId16" r:href="rId17"/>
          </v:shape>
        </w:pict>
      </w:r>
      <w:r w:rsidR="00035627">
        <w:rPr>
          <w:color w:val="000000"/>
          <w:sz w:val="28"/>
          <w:szCs w:val="28"/>
        </w:rPr>
        <w:fldChar w:fldCharType="end"/>
      </w:r>
      <w:r w:rsidRPr="006A318B">
        <w:rPr>
          <w:color w:val="000000"/>
          <w:sz w:val="28"/>
          <w:szCs w:val="28"/>
        </w:rPr>
        <w:fldChar w:fldCharType="end"/>
      </w:r>
    </w:p>
    <w:p w:rsidR="00DA2784" w:rsidRPr="006A318B" w:rsidRDefault="00F7301C" w:rsidP="00F7301C">
      <w:pPr>
        <w:autoSpaceDE w:val="0"/>
        <w:autoSpaceDN w:val="0"/>
        <w:adjustRightInd w:val="0"/>
        <w:jc w:val="center"/>
        <w:rPr>
          <w:color w:val="000000"/>
          <w:sz w:val="28"/>
          <w:szCs w:val="28"/>
        </w:rPr>
      </w:pPr>
      <w:r w:rsidRPr="006A318B">
        <w:rPr>
          <w:color w:val="000000"/>
          <w:sz w:val="28"/>
          <w:szCs w:val="28"/>
        </w:rPr>
        <w:t>Редактор панелей</w:t>
      </w:r>
    </w:p>
    <w:p w:rsidR="00DA2784" w:rsidRPr="006A318B" w:rsidRDefault="00F24537" w:rsidP="00F7301C">
      <w:pPr>
        <w:autoSpaceDE w:val="0"/>
        <w:autoSpaceDN w:val="0"/>
        <w:adjustRightInd w:val="0"/>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"http://programmist1s.ru/wp-content/uploads/2013/05/nastroyka-paneley.png"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"http://programmist1s.ru/wp-content/uploads/2013/05/nastroyka-paneley.png"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29" type="#_x0000_t75" alt="Управление окнами" style="width:437pt;height:245.3pt">
            <v:imagedata r:id="rId18" r:href="rId19" cropbottom="8149f"/>
          </v:shape>
        </w:pict>
      </w:r>
      <w:r w:rsidR="00035627">
        <w:rPr>
          <w:color w:val="000000"/>
          <w:sz w:val="28"/>
          <w:szCs w:val="28"/>
        </w:rPr>
        <w:fldChar w:fldCharType="end"/>
      </w:r>
      <w:r w:rsidRPr="006A318B">
        <w:rPr>
          <w:color w:val="000000"/>
          <w:sz w:val="28"/>
          <w:szCs w:val="28"/>
        </w:rPr>
        <w:fldChar w:fldCharType="end"/>
      </w:r>
    </w:p>
    <w:p w:rsidR="00DA2784" w:rsidRPr="006A318B" w:rsidRDefault="00DA2784" w:rsidP="00214AF8">
      <w:pPr>
        <w:autoSpaceDE w:val="0"/>
        <w:autoSpaceDN w:val="0"/>
        <w:adjustRightInd w:val="0"/>
        <w:ind w:firstLine="709"/>
        <w:jc w:val="both"/>
        <w:rPr>
          <w:color w:val="000000"/>
          <w:sz w:val="28"/>
          <w:szCs w:val="28"/>
        </w:rPr>
      </w:pPr>
    </w:p>
    <w:p w:rsidR="00F7301C" w:rsidRPr="006A318B" w:rsidRDefault="00F7301C" w:rsidP="00F7301C">
      <w:pPr>
        <w:numPr>
          <w:ilvl w:val="0"/>
          <w:numId w:val="30"/>
        </w:numPr>
        <w:tabs>
          <w:tab w:val="left" w:pos="993"/>
        </w:tabs>
        <w:autoSpaceDE w:val="0"/>
        <w:autoSpaceDN w:val="0"/>
        <w:adjustRightInd w:val="0"/>
        <w:jc w:val="both"/>
        <w:rPr>
          <w:color w:val="000000"/>
          <w:sz w:val="28"/>
          <w:szCs w:val="28"/>
          <w:shd w:val="clear" w:color="auto" w:fill="FFFFFF"/>
        </w:rPr>
      </w:pPr>
      <w:r w:rsidRPr="006A318B">
        <w:rPr>
          <w:color w:val="000000"/>
          <w:sz w:val="28"/>
          <w:szCs w:val="28"/>
        </w:rPr>
        <w:t xml:space="preserve">адаптация под стандарты </w:t>
      </w:r>
      <w:r w:rsidRPr="006A318B">
        <w:rPr>
          <w:color w:val="000000"/>
          <w:sz w:val="28"/>
          <w:szCs w:val="28"/>
          <w:shd w:val="clear" w:color="auto" w:fill="FFFFFF"/>
        </w:rPr>
        <w:t>веб-приложений</w:t>
      </w:r>
      <w:r w:rsidR="00E951DC" w:rsidRPr="006A318B">
        <w:rPr>
          <w:color w:val="000000"/>
          <w:sz w:val="28"/>
          <w:szCs w:val="28"/>
          <w:shd w:val="clear" w:color="auto" w:fill="FFFFFF"/>
        </w:rPr>
        <w:t>;</w:t>
      </w:r>
    </w:p>
    <w:p w:rsidR="00F7301C" w:rsidRPr="006A318B" w:rsidRDefault="00F7301C" w:rsidP="00F7301C">
      <w:pPr>
        <w:tabs>
          <w:tab w:val="left" w:pos="993"/>
        </w:tabs>
        <w:autoSpaceDE w:val="0"/>
        <w:autoSpaceDN w:val="0"/>
        <w:adjustRightInd w:val="0"/>
        <w:ind w:firstLine="709"/>
        <w:jc w:val="both"/>
        <w:rPr>
          <w:color w:val="000000"/>
          <w:sz w:val="28"/>
          <w:szCs w:val="28"/>
          <w:shd w:val="clear" w:color="auto" w:fill="FFFFFF"/>
        </w:rPr>
      </w:pPr>
    </w:p>
    <w:p w:rsidR="00F7301C" w:rsidRPr="006A318B" w:rsidRDefault="00035627" w:rsidP="00214AF8">
      <w:pPr>
        <w:autoSpaceDE w:val="0"/>
        <w:autoSpaceDN w:val="0"/>
        <w:adjustRightInd w:val="0"/>
        <w:ind w:firstLine="709"/>
        <w:jc w:val="both"/>
        <w:rPr>
          <w:color w:val="000000"/>
          <w:sz w:val="28"/>
          <w:szCs w:val="28"/>
        </w:rPr>
      </w:pPr>
      <w:hyperlink r:id="rId20" w:history="1">
        <w:r w:rsidR="00F24537" w:rsidRPr="006A318B">
          <w:rPr>
            <w:color w:val="000000"/>
            <w:sz w:val="28"/>
            <w:szCs w:val="28"/>
          </w:rPr>
          <w:fldChar w:fldCharType="begin"/>
        </w:r>
        <w:r w:rsidR="00F24537" w:rsidRPr="006A318B">
          <w:rPr>
            <w:color w:val="000000"/>
            <w:sz w:val="28"/>
            <w:szCs w:val="28"/>
          </w:rPr>
          <w:instrText xml:space="preserve"> INCLUDEPICTURE  "http://programmist1s.ru/wp-content/uploads/2013/02/08-1-1.png" \* MERGEFORMATINET </w:instrText>
        </w:r>
        <w:r w:rsidR="00F24537" w:rsidRPr="006A318B">
          <w:rPr>
            <w:color w:val="000000"/>
            <w:sz w:val="28"/>
            <w:szCs w:val="28"/>
          </w:rPr>
          <w:fldChar w:fldCharType="separate"/>
        </w:r>
        <w:r>
          <w:rPr>
            <w:color w:val="000000"/>
            <w:sz w:val="28"/>
            <w:szCs w:val="28"/>
          </w:rPr>
          <w:fldChar w:fldCharType="begin"/>
        </w:r>
        <w:r>
          <w:rPr>
            <w:color w:val="000000"/>
            <w:sz w:val="28"/>
            <w:szCs w:val="28"/>
          </w:rPr>
          <w:instrText xml:space="preserve"> </w:instrText>
        </w:r>
        <w:r>
          <w:rPr>
            <w:color w:val="000000"/>
            <w:sz w:val="28"/>
            <w:szCs w:val="28"/>
          </w:rPr>
          <w:instrText>INCLUDEPICTURE  "http://programmist1s.ru/wp-content/uploads/2013/02/08-1-1.png" \* MERGEFORMATINET</w:instrText>
        </w:r>
        <w:r>
          <w:rPr>
            <w:color w:val="000000"/>
            <w:sz w:val="28"/>
            <w:szCs w:val="28"/>
          </w:rPr>
          <w:instrText xml:space="preserve"> </w:instrText>
        </w:r>
        <w:r>
          <w:rPr>
            <w:color w:val="000000"/>
            <w:sz w:val="28"/>
            <w:szCs w:val="28"/>
          </w:rPr>
          <w:fldChar w:fldCharType="separate"/>
        </w:r>
        <w:r w:rsidR="00FB7F20">
          <w:rPr>
            <w:color w:val="000000"/>
            <w:sz w:val="28"/>
            <w:szCs w:val="28"/>
          </w:rPr>
          <w:pict>
            <v:shape id="_x0000_i1030" type="#_x0000_t75" alt="" href="http://programmist1s.ru/wp-content/uploads/2013/02/08-1-1.png" style="width:420.3pt;height:328.2pt" o:button="t">
              <v:imagedata r:id="rId21" r:href="rId22"/>
            </v:shape>
          </w:pict>
        </w:r>
        <w:r>
          <w:rPr>
            <w:color w:val="000000"/>
            <w:sz w:val="28"/>
            <w:szCs w:val="28"/>
          </w:rPr>
          <w:fldChar w:fldCharType="end"/>
        </w:r>
        <w:r w:rsidR="00F24537" w:rsidRPr="006A318B">
          <w:rPr>
            <w:color w:val="000000"/>
            <w:sz w:val="28"/>
            <w:szCs w:val="28"/>
          </w:rPr>
          <w:fldChar w:fldCharType="end"/>
        </w:r>
      </w:hyperlink>
    </w:p>
    <w:p w:rsidR="00F7301C" w:rsidRPr="006A318B" w:rsidRDefault="00F7301C" w:rsidP="00214AF8">
      <w:pPr>
        <w:autoSpaceDE w:val="0"/>
        <w:autoSpaceDN w:val="0"/>
        <w:adjustRightInd w:val="0"/>
        <w:ind w:firstLine="709"/>
        <w:jc w:val="both"/>
        <w:rPr>
          <w:color w:val="000000"/>
          <w:sz w:val="28"/>
          <w:szCs w:val="28"/>
        </w:rPr>
      </w:pPr>
    </w:p>
    <w:p w:rsidR="00DA2784" w:rsidRPr="006A318B" w:rsidRDefault="00DA2784" w:rsidP="00E951DC">
      <w:pPr>
        <w:numPr>
          <w:ilvl w:val="0"/>
          <w:numId w:val="31"/>
        </w:numPr>
        <w:autoSpaceDE w:val="0"/>
        <w:autoSpaceDN w:val="0"/>
        <w:adjustRightInd w:val="0"/>
        <w:jc w:val="both"/>
        <w:rPr>
          <w:color w:val="000000"/>
          <w:sz w:val="28"/>
          <w:szCs w:val="28"/>
          <w:shd w:val="clear" w:color="auto" w:fill="FFFFFF"/>
        </w:rPr>
      </w:pPr>
      <w:r w:rsidRPr="006A318B">
        <w:rPr>
          <w:color w:val="000000"/>
          <w:sz w:val="28"/>
          <w:szCs w:val="28"/>
        </w:rPr>
        <w:t>расширенные возможности выбора в полях ввода.</w:t>
      </w:r>
      <w:r w:rsidR="008374F8" w:rsidRPr="006A318B">
        <w:rPr>
          <w:color w:val="000000"/>
          <w:sz w:val="28"/>
          <w:szCs w:val="28"/>
        </w:rPr>
        <w:t xml:space="preserve">   </w:t>
      </w:r>
      <w:r w:rsidRPr="006A318B">
        <w:rPr>
          <w:color w:val="000000"/>
          <w:sz w:val="28"/>
          <w:szCs w:val="28"/>
          <w:shd w:val="clear" w:color="auto" w:fill="FFFFFF"/>
        </w:rPr>
        <w:t xml:space="preserve"> </w:t>
      </w:r>
    </w:p>
    <w:p w:rsidR="00DA2784" w:rsidRPr="006A318B" w:rsidRDefault="00DA2784" w:rsidP="00214AF8">
      <w:pPr>
        <w:autoSpaceDE w:val="0"/>
        <w:autoSpaceDN w:val="0"/>
        <w:adjustRightInd w:val="0"/>
        <w:ind w:firstLine="709"/>
        <w:jc w:val="both"/>
        <w:rPr>
          <w:rFonts w:ascii="Open Sans" w:hAnsi="Open Sans"/>
          <w:color w:val="000000"/>
          <w:sz w:val="27"/>
          <w:szCs w:val="27"/>
          <w:shd w:val="clear" w:color="auto" w:fill="FFFFFF"/>
        </w:rPr>
      </w:pPr>
    </w:p>
    <w:p w:rsidR="00DA2784" w:rsidRPr="006A318B" w:rsidRDefault="00F24537" w:rsidP="00DA2784">
      <w:pPr>
        <w:autoSpaceDE w:val="0"/>
        <w:autoSpaceDN w:val="0"/>
        <w:adjustRightInd w:val="0"/>
        <w:jc w:val="center"/>
        <w:rPr>
          <w:rFonts w:ascii="Open Sans" w:hAnsi="Open Sans"/>
          <w:color w:val="000000"/>
          <w:sz w:val="27"/>
          <w:szCs w:val="27"/>
          <w:shd w:val="clear" w:color="auto" w:fill="FFFFFF"/>
        </w:rPr>
      </w:pPr>
      <w:r w:rsidRPr="006A318B">
        <w:rPr>
          <w:color w:val="000000"/>
          <w:sz w:val="28"/>
          <w:szCs w:val="28"/>
        </w:rPr>
        <w:fldChar w:fldCharType="begin"/>
      </w:r>
      <w:r w:rsidRPr="006A318B">
        <w:rPr>
          <w:color w:val="000000"/>
          <w:sz w:val="28"/>
          <w:szCs w:val="28"/>
        </w:rPr>
        <w:instrText xml:space="preserve"> INCLUDEPICTURE  "http://programmist1s.ru/wp-content/uploads/2013/02/01.png"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"http://programmist1s.ru/wp-content/uploads/2013/02/01.png"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31" type="#_x0000_t75" alt="" style="width:400.2pt;height:299.7pt">
            <v:imagedata r:id="rId23" r:href="rId24"/>
          </v:shape>
        </w:pict>
      </w:r>
      <w:r w:rsidR="00035627">
        <w:rPr>
          <w:color w:val="000000"/>
          <w:sz w:val="28"/>
          <w:szCs w:val="28"/>
        </w:rPr>
        <w:fldChar w:fldCharType="end"/>
      </w:r>
      <w:r w:rsidRPr="006A318B">
        <w:rPr>
          <w:color w:val="000000"/>
          <w:sz w:val="28"/>
          <w:szCs w:val="28"/>
        </w:rPr>
        <w:fldChar w:fldCharType="end"/>
      </w:r>
    </w:p>
    <w:p w:rsidR="00DA2784" w:rsidRPr="006A318B" w:rsidRDefault="00DA2784" w:rsidP="00214AF8">
      <w:pPr>
        <w:autoSpaceDE w:val="0"/>
        <w:autoSpaceDN w:val="0"/>
        <w:adjustRightInd w:val="0"/>
        <w:ind w:firstLine="709"/>
        <w:jc w:val="both"/>
        <w:rPr>
          <w:b/>
          <w:color w:val="000000"/>
          <w:sz w:val="28"/>
          <w:szCs w:val="28"/>
          <w:shd w:val="clear" w:color="auto" w:fill="FFFFFF"/>
        </w:rPr>
      </w:pPr>
    </w:p>
    <w:p w:rsidR="00DA2784" w:rsidRPr="006A318B" w:rsidDel="00070E42" w:rsidRDefault="00DA2784" w:rsidP="00214AF8">
      <w:pPr>
        <w:autoSpaceDE w:val="0"/>
        <w:autoSpaceDN w:val="0"/>
        <w:adjustRightInd w:val="0"/>
        <w:ind w:firstLine="709"/>
        <w:jc w:val="both"/>
        <w:rPr>
          <w:del w:id="108" w:author="SAWA" w:date="2016-05-12T18:04:00Z"/>
          <w:b/>
          <w:color w:val="000000"/>
          <w:sz w:val="28"/>
          <w:szCs w:val="28"/>
          <w:shd w:val="clear" w:color="auto" w:fill="FFFFFF"/>
        </w:rPr>
      </w:pPr>
      <w:del w:id="109" w:author="SAWA" w:date="2016-05-12T18:04:00Z">
        <w:r w:rsidRPr="006A318B" w:rsidDel="00070E42">
          <w:rPr>
            <w:b/>
            <w:color w:val="000000"/>
            <w:sz w:val="28"/>
            <w:szCs w:val="28"/>
            <w:shd w:val="clear" w:color="auto" w:fill="FFFFFF"/>
          </w:rPr>
          <w:delText xml:space="preserve">2.1.1. Обзор </w:delText>
        </w:r>
        <w:r w:rsidR="001F6F2F" w:rsidRPr="006A318B" w:rsidDel="00070E42">
          <w:rPr>
            <w:b/>
            <w:color w:val="000000"/>
            <w:sz w:val="28"/>
            <w:szCs w:val="28"/>
            <w:shd w:val="clear" w:color="auto" w:fill="FFFFFF"/>
          </w:rPr>
          <w:delText>интерфейса</w:delText>
        </w:r>
        <w:r w:rsidR="00625ADB" w:rsidRPr="006A318B" w:rsidDel="00070E42">
          <w:rPr>
            <w:b/>
            <w:color w:val="000000"/>
            <w:sz w:val="28"/>
            <w:szCs w:val="28"/>
            <w:shd w:val="clear" w:color="auto" w:fill="FFFFFF"/>
          </w:rPr>
          <w:delText xml:space="preserve"> Такси</w:delText>
        </w:r>
      </w:del>
    </w:p>
    <w:p w:rsidR="00DA2784" w:rsidRPr="006A318B" w:rsidRDefault="00DA2784" w:rsidP="00214AF8">
      <w:pPr>
        <w:autoSpaceDE w:val="0"/>
        <w:autoSpaceDN w:val="0"/>
        <w:adjustRightInd w:val="0"/>
        <w:ind w:firstLine="709"/>
        <w:jc w:val="both"/>
        <w:rPr>
          <w:rFonts w:ascii="Open Sans" w:hAnsi="Open Sans"/>
          <w:color w:val="000000"/>
          <w:sz w:val="27"/>
          <w:szCs w:val="27"/>
          <w:shd w:val="clear" w:color="auto" w:fill="FFFFFF"/>
        </w:rPr>
      </w:pPr>
    </w:p>
    <w:p w:rsidR="00E21509" w:rsidRPr="006A318B" w:rsidRDefault="00E21509" w:rsidP="00214AF8">
      <w:pPr>
        <w:tabs>
          <w:tab w:val="left" w:pos="993"/>
        </w:tabs>
        <w:autoSpaceDE w:val="0"/>
        <w:autoSpaceDN w:val="0"/>
        <w:adjustRightInd w:val="0"/>
        <w:ind w:firstLine="709"/>
        <w:jc w:val="both"/>
        <w:rPr>
          <w:color w:val="000000"/>
          <w:sz w:val="28"/>
          <w:szCs w:val="28"/>
          <w:shd w:val="clear" w:color="auto" w:fill="FFFFFF"/>
        </w:rPr>
      </w:pPr>
      <w:r w:rsidRPr="006A318B">
        <w:rPr>
          <w:color w:val="000000"/>
          <w:sz w:val="28"/>
          <w:szCs w:val="28"/>
        </w:rPr>
        <w:lastRenderedPageBreak/>
        <w:t xml:space="preserve">При использовании интерфейса Такси приложение представляет из себя основное окно, внутри рабочей области которого открываются все остальные окна. Окна не отображаются отдельно на панели задач Windows, даже если визуально рисуются поверх основного окна (например, формы выбора элемента справочника). Работа начинается с начальной страницы. Эту страницу невозможно закрыть. </w:t>
      </w:r>
    </w:p>
    <w:p w:rsidR="00A70F6D" w:rsidRPr="006A318B" w:rsidRDefault="00A70F6D" w:rsidP="00214AF8">
      <w:pPr>
        <w:autoSpaceDE w:val="0"/>
        <w:autoSpaceDN w:val="0"/>
        <w:adjustRightInd w:val="0"/>
        <w:jc w:val="center"/>
        <w:rPr>
          <w:color w:val="000000"/>
          <w:sz w:val="28"/>
          <w:szCs w:val="28"/>
        </w:rPr>
      </w:pPr>
    </w:p>
    <w:p w:rsidR="00F7301C" w:rsidRPr="006A318B" w:rsidRDefault="00F24537" w:rsidP="00214AF8">
      <w:pPr>
        <w:autoSpaceDE w:val="0"/>
        <w:autoSpaceDN w:val="0"/>
        <w:adjustRightInd w:val="0"/>
        <w:jc w:val="center"/>
        <w:rPr>
          <w:color w:val="000000"/>
          <w:sz w:val="28"/>
          <w:szCs w:val="28"/>
        </w:rPr>
      </w:pPr>
      <w:r w:rsidRPr="006A318B">
        <w:rPr>
          <w:color w:val="000000"/>
        </w:rPr>
        <w:fldChar w:fldCharType="begin"/>
      </w:r>
      <w:r w:rsidRPr="006A318B">
        <w:rPr>
          <w:color w:val="000000"/>
        </w:rPr>
        <w:instrText xml:space="preserve"> INCLUDEPICTURE  "http://xn----1-bedvffifm4g.xn--p1ai/wp-content/uploads/2014/03/%D0%BA22.png" \* MERGEFORMATINET </w:instrText>
      </w:r>
      <w:r w:rsidRPr="006A318B">
        <w:rPr>
          <w:color w:val="000000"/>
        </w:rPr>
        <w:fldChar w:fldCharType="separate"/>
      </w:r>
      <w:r w:rsidR="00035627">
        <w:rPr>
          <w:color w:val="000000"/>
        </w:rPr>
        <w:fldChar w:fldCharType="begin"/>
      </w:r>
      <w:r w:rsidR="00035627">
        <w:rPr>
          <w:color w:val="000000"/>
        </w:rPr>
        <w:instrText xml:space="preserve"> </w:instrText>
      </w:r>
      <w:r w:rsidR="00035627">
        <w:rPr>
          <w:color w:val="000000"/>
        </w:rPr>
        <w:instrText>INCLUDEPICTURE  "http://xn----1-bedvffifm4g.xn--p1ai/wp-content/uploads/2014/03/%D0%BA22.png" \* MERGEFORMATINET</w:instrText>
      </w:r>
      <w:r w:rsidR="00035627">
        <w:rPr>
          <w:color w:val="000000"/>
        </w:rPr>
        <w:instrText xml:space="preserve"> </w:instrText>
      </w:r>
      <w:r w:rsidR="00035627">
        <w:rPr>
          <w:color w:val="000000"/>
        </w:rPr>
        <w:fldChar w:fldCharType="separate"/>
      </w:r>
      <w:r w:rsidR="00FB7F20">
        <w:rPr>
          <w:color w:val="000000"/>
        </w:rPr>
        <w:pict>
          <v:shape id="_x0000_i1032" type="#_x0000_t75" alt="Начальная страница конфигурации" style="width:483.9pt;height:144.85pt">
            <v:imagedata r:id="rId25" r:href="rId26"/>
          </v:shape>
        </w:pict>
      </w:r>
      <w:r w:rsidR="00035627">
        <w:rPr>
          <w:color w:val="000000"/>
        </w:rPr>
        <w:fldChar w:fldCharType="end"/>
      </w:r>
      <w:r w:rsidRPr="006A318B">
        <w:rPr>
          <w:color w:val="000000"/>
        </w:rPr>
        <w:fldChar w:fldCharType="end"/>
      </w:r>
    </w:p>
    <w:p w:rsidR="00A70F6D" w:rsidRPr="006A318B" w:rsidRDefault="00A70F6D" w:rsidP="00214AF8">
      <w:pPr>
        <w:autoSpaceDE w:val="0"/>
        <w:autoSpaceDN w:val="0"/>
        <w:adjustRightInd w:val="0"/>
        <w:jc w:val="center"/>
        <w:rPr>
          <w:color w:val="000000"/>
          <w:sz w:val="28"/>
          <w:szCs w:val="28"/>
        </w:rPr>
      </w:pPr>
    </w:p>
    <w:p w:rsidR="00A721EE" w:rsidRPr="006A318B" w:rsidRDefault="00A721EE" w:rsidP="00A721EE">
      <w:pPr>
        <w:autoSpaceDE w:val="0"/>
        <w:autoSpaceDN w:val="0"/>
        <w:adjustRightInd w:val="0"/>
        <w:ind w:firstLine="709"/>
        <w:jc w:val="both"/>
        <w:rPr>
          <w:color w:val="000000"/>
          <w:sz w:val="28"/>
          <w:szCs w:val="28"/>
        </w:rPr>
      </w:pPr>
      <w:r w:rsidRPr="006A318B">
        <w:rPr>
          <w:color w:val="000000"/>
          <w:sz w:val="28"/>
          <w:szCs w:val="28"/>
        </w:rPr>
        <w:t xml:space="preserve">Предусмотрена возможность настраивать в пользовательском режиме формы, отображаемые на начальной странице. Для этого в главном меню следует выбрать пункт Вид </w:t>
      </w:r>
      <w:r w:rsidR="00D635F4" w:rsidRPr="006A318B">
        <w:rPr>
          <w:color w:val="000000"/>
          <w:sz w:val="28"/>
          <w:szCs w:val="28"/>
        </w:rPr>
        <w:t>→</w:t>
      </w:r>
      <w:r w:rsidRPr="006A318B">
        <w:rPr>
          <w:color w:val="000000"/>
          <w:sz w:val="28"/>
          <w:szCs w:val="28"/>
        </w:rPr>
        <w:t xml:space="preserve"> Настройка начальной страницы. </w:t>
      </w:r>
    </w:p>
    <w:p w:rsidR="00A721EE" w:rsidRPr="006A318B" w:rsidRDefault="00A721EE" w:rsidP="00A721EE">
      <w:pPr>
        <w:autoSpaceDE w:val="0"/>
        <w:autoSpaceDN w:val="0"/>
        <w:adjustRightInd w:val="0"/>
        <w:ind w:firstLine="709"/>
        <w:jc w:val="both"/>
        <w:rPr>
          <w:color w:val="000000"/>
          <w:sz w:val="28"/>
          <w:szCs w:val="28"/>
        </w:rPr>
      </w:pPr>
      <w:r w:rsidRPr="006A318B">
        <w:rPr>
          <w:color w:val="000000"/>
          <w:sz w:val="28"/>
          <w:szCs w:val="28"/>
        </w:rPr>
        <w:t xml:space="preserve">Основное окно приложения состоит из нескольких панелей и областей, каждая из которых имеет свое функциональное назначение. При помощи клавиши F6 можно переключать фокус между формами, расположенными на начальной странице. </w:t>
      </w:r>
    </w:p>
    <w:p w:rsidR="00A721EE" w:rsidRPr="006A318B" w:rsidRDefault="00A721EE" w:rsidP="00D635F4">
      <w:pPr>
        <w:ind w:firstLine="709"/>
        <w:jc w:val="both"/>
        <w:rPr>
          <w:color w:val="000000"/>
          <w:sz w:val="28"/>
          <w:szCs w:val="28"/>
        </w:rPr>
      </w:pPr>
    </w:p>
    <w:p w:rsidR="00D635F4" w:rsidRPr="003671E5" w:rsidRDefault="00A721EE" w:rsidP="003671E5">
      <w:pPr>
        <w:ind w:firstLine="709"/>
        <w:jc w:val="both"/>
        <w:rPr>
          <w:b/>
          <w:sz w:val="28"/>
          <w:szCs w:val="28"/>
        </w:rPr>
      </w:pPr>
      <w:r w:rsidRPr="003671E5">
        <w:rPr>
          <w:b/>
          <w:sz w:val="28"/>
          <w:szCs w:val="28"/>
        </w:rPr>
        <w:t>Панель разделов</w:t>
      </w:r>
    </w:p>
    <w:p w:rsidR="00A721EE" w:rsidRPr="003671E5" w:rsidRDefault="00A721EE" w:rsidP="003671E5">
      <w:pPr>
        <w:ind w:firstLine="709"/>
        <w:jc w:val="both"/>
        <w:rPr>
          <w:sz w:val="28"/>
          <w:szCs w:val="28"/>
        </w:rPr>
      </w:pPr>
      <w:r w:rsidRPr="003671E5">
        <w:rPr>
          <w:sz w:val="28"/>
          <w:szCs w:val="28"/>
        </w:rPr>
        <w:t>Панель разделов отображает список подсистем конфигурации верхнего уровняПервым слева всегда отображается раздел с заголовком Главное.</w:t>
      </w:r>
      <w:r w:rsidR="008374F8">
        <w:rPr>
          <w:sz w:val="28"/>
          <w:szCs w:val="28"/>
        </w:rPr>
        <w:t xml:space="preserve">   </w:t>
      </w:r>
    </w:p>
    <w:p w:rsidR="00A70F6D" w:rsidRPr="003671E5" w:rsidRDefault="00A721EE" w:rsidP="003671E5">
      <w:pPr>
        <w:ind w:firstLine="709"/>
        <w:jc w:val="both"/>
        <w:rPr>
          <w:sz w:val="28"/>
          <w:szCs w:val="28"/>
        </w:rPr>
      </w:pPr>
      <w:r w:rsidRPr="003671E5">
        <w:rPr>
          <w:sz w:val="28"/>
          <w:szCs w:val="28"/>
        </w:rPr>
        <w:t xml:space="preserve"> </w:t>
      </w:r>
      <w:r w:rsidR="00F24537">
        <w:rPr>
          <w:sz w:val="28"/>
          <w:szCs w:val="28"/>
        </w:rPr>
        <w:fldChar w:fldCharType="begin"/>
      </w:r>
      <w:r w:rsidR="00F24537">
        <w:rPr>
          <w:sz w:val="28"/>
          <w:szCs w:val="28"/>
        </w:rPr>
        <w:instrText xml:space="preserve"> INCLUDEPICTURE  "http://xn----1-bedvffifm4g.xn--p1ai/wp-content/uploads/2014/03/%D0%BA32.png" \* MERGEFORMATINET </w:instrText>
      </w:r>
      <w:r w:rsidR="00F24537">
        <w:rPr>
          <w:sz w:val="28"/>
          <w:szCs w:val="28"/>
        </w:rPr>
        <w:fldChar w:fldCharType="separate"/>
      </w:r>
      <w:r w:rsidR="00035627">
        <w:rPr>
          <w:sz w:val="28"/>
          <w:szCs w:val="28"/>
        </w:rPr>
        <w:fldChar w:fldCharType="begin"/>
      </w:r>
      <w:r w:rsidR="00035627">
        <w:rPr>
          <w:sz w:val="28"/>
          <w:szCs w:val="28"/>
        </w:rPr>
        <w:instrText xml:space="preserve"> </w:instrText>
      </w:r>
      <w:r w:rsidR="00035627">
        <w:rPr>
          <w:sz w:val="28"/>
          <w:szCs w:val="28"/>
        </w:rPr>
        <w:instrText>INCLUDEPICTURE  "http://xn----1-bedvffifm4g.xn--p1ai/wp-content/uploads/2014/03/%</w:instrText>
      </w:r>
      <w:r w:rsidR="00035627">
        <w:rPr>
          <w:sz w:val="28"/>
          <w:szCs w:val="28"/>
        </w:rPr>
        <w:instrText>D0%BA32.png" \* MERGEFORMATINET</w:instrText>
      </w:r>
      <w:r w:rsidR="00035627">
        <w:rPr>
          <w:sz w:val="28"/>
          <w:szCs w:val="28"/>
        </w:rPr>
        <w:instrText xml:space="preserve"> </w:instrText>
      </w:r>
      <w:r w:rsidR="00035627">
        <w:rPr>
          <w:sz w:val="28"/>
          <w:szCs w:val="28"/>
        </w:rPr>
        <w:fldChar w:fldCharType="separate"/>
      </w:r>
      <w:r w:rsidR="00FB7F20">
        <w:rPr>
          <w:sz w:val="28"/>
          <w:szCs w:val="28"/>
        </w:rPr>
        <w:pict>
          <v:shape id="_x0000_i1033" type="#_x0000_t75" alt="Разделы конфигурации" style="width:517.4pt;height:38.5pt">
            <v:imagedata r:id="rId27" r:href="rId28"/>
          </v:shape>
        </w:pict>
      </w:r>
      <w:r w:rsidR="00035627">
        <w:rPr>
          <w:sz w:val="28"/>
          <w:szCs w:val="28"/>
        </w:rPr>
        <w:fldChar w:fldCharType="end"/>
      </w:r>
      <w:r w:rsidR="00F24537">
        <w:rPr>
          <w:sz w:val="28"/>
          <w:szCs w:val="28"/>
        </w:rPr>
        <w:fldChar w:fldCharType="end"/>
      </w:r>
    </w:p>
    <w:p w:rsidR="006E62A2" w:rsidRPr="003671E5" w:rsidRDefault="006E62A2" w:rsidP="003671E5">
      <w:pPr>
        <w:ind w:firstLine="709"/>
        <w:jc w:val="both"/>
        <w:rPr>
          <w:sz w:val="28"/>
          <w:szCs w:val="28"/>
        </w:rPr>
      </w:pPr>
    </w:p>
    <w:p w:rsidR="006E62A2" w:rsidRPr="003671E5" w:rsidRDefault="006E62A2" w:rsidP="003671E5">
      <w:pPr>
        <w:ind w:firstLine="709"/>
        <w:jc w:val="both"/>
        <w:rPr>
          <w:sz w:val="28"/>
          <w:szCs w:val="28"/>
        </w:rPr>
      </w:pPr>
      <w:r w:rsidRPr="003671E5">
        <w:rPr>
          <w:sz w:val="28"/>
          <w:szCs w:val="28"/>
        </w:rPr>
        <w:t xml:space="preserve">При щелчке мышью на конкретном разделе в панели функций текущего раздела </w:t>
      </w:r>
      <w:r w:rsidR="00E951DC">
        <w:rPr>
          <w:sz w:val="28"/>
          <w:szCs w:val="28"/>
        </w:rPr>
        <w:t>представлены</w:t>
      </w:r>
      <w:r w:rsidRPr="003671E5">
        <w:rPr>
          <w:sz w:val="28"/>
          <w:szCs w:val="28"/>
        </w:rPr>
        <w:t xml:space="preserve"> команды выбранного раздела.</w:t>
      </w:r>
      <w:r w:rsidR="008374F8">
        <w:rPr>
          <w:sz w:val="28"/>
          <w:szCs w:val="28"/>
        </w:rPr>
        <w:t xml:space="preserve">   </w:t>
      </w:r>
      <w:r w:rsidR="00D635F4" w:rsidRPr="003671E5">
        <w:rPr>
          <w:sz w:val="28"/>
          <w:szCs w:val="28"/>
        </w:rPr>
        <w:t xml:space="preserve"> </w:t>
      </w:r>
    </w:p>
    <w:p w:rsidR="006E62A2" w:rsidRPr="006A318B" w:rsidRDefault="006E62A2"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"http://xn----1-bedvffifm4g.xn--p1ai/wp-content/uploads/2014/03/%D0%BA41.png"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"http://xn----1-bedvffifm4g.xn--p1ai/wp-content/uploads/2014/03/%D0%BA41.png"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4" type="#_x0000_t75" alt="Команды раздела" style="width:519.9pt;height:67.8pt">
            <v:imagedata r:id="rId29" r:href="rId30"/>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При повторном щелчке мышью на экране разворачивается список всех команд выбранного раздела </w:t>
      </w:r>
      <w:r w:rsidR="00D635F4" w:rsidRPr="006A318B">
        <w:rPr>
          <w:rFonts w:eastAsia="TimesNewRomanPSMT"/>
          <w:color w:val="000000"/>
          <w:sz w:val="28"/>
          <w:szCs w:val="28"/>
        </w:rPr>
        <w:t>–</w:t>
      </w:r>
      <w:r w:rsidRPr="006A318B">
        <w:rPr>
          <w:color w:val="000000"/>
          <w:sz w:val="28"/>
          <w:szCs w:val="28"/>
        </w:rPr>
        <w:t xml:space="preserve"> меню функций.</w:t>
      </w:r>
      <w:r w:rsidR="008374F8" w:rsidRPr="006A318B">
        <w:rPr>
          <w:color w:val="000000"/>
          <w:sz w:val="28"/>
          <w:szCs w:val="28"/>
        </w:rPr>
        <w:t xml:space="preserve">   </w:t>
      </w:r>
      <w:r w:rsidR="00D635F4" w:rsidRPr="006A318B">
        <w:rPr>
          <w:color w:val="000000"/>
          <w:sz w:val="28"/>
          <w:szCs w:val="28"/>
        </w:rPr>
        <w:t xml:space="preserve"> </w:t>
      </w:r>
    </w:p>
    <w:p w:rsidR="00D635F4" w:rsidRPr="006A318B" w:rsidRDefault="00D635F4"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"http://xn----1-bedvffifm4g.xn--p1ai/wp-content/uploads/2014/03/%D0%BA51.png"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w:instrText>
      </w:r>
      <w:r w:rsidR="00035627">
        <w:rPr>
          <w:color w:val="000000"/>
          <w:sz w:val="28"/>
          <w:szCs w:val="28"/>
        </w:rPr>
        <w:instrText>p1ai/wp-content/uploads/2014/03/%D0%BA51.png"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5" type="#_x0000_t75" alt="Меню функций конфигурации 1С" style="width:499pt;height:177.5pt">
            <v:imagedata r:id="rId31" r:href="rId32"/>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b/>
          <w:color w:val="000000"/>
          <w:sz w:val="28"/>
          <w:szCs w:val="28"/>
        </w:rPr>
      </w:pPr>
      <w:r w:rsidRPr="006A318B">
        <w:rPr>
          <w:b/>
          <w:color w:val="000000"/>
          <w:sz w:val="28"/>
          <w:szCs w:val="28"/>
        </w:rPr>
        <w:t>Панель функций текущего раздела</w:t>
      </w:r>
      <w:r w:rsidR="008374F8" w:rsidRPr="006A318B">
        <w:rPr>
          <w:b/>
          <w:color w:val="000000"/>
          <w:sz w:val="28"/>
          <w:szCs w:val="28"/>
        </w:rPr>
        <w:t xml:space="preserve">   </w:t>
      </w:r>
      <w:r w:rsidR="00D635F4" w:rsidRPr="006A318B">
        <w:rPr>
          <w:b/>
          <w:color w:val="000000"/>
          <w:sz w:val="28"/>
          <w:szCs w:val="28"/>
        </w:rPr>
        <w:t xml:space="preserve"> </w:t>
      </w:r>
    </w:p>
    <w:p w:rsidR="006E62A2" w:rsidRPr="006A318B" w:rsidRDefault="006E62A2" w:rsidP="00D635F4">
      <w:pPr>
        <w:ind w:firstLine="709"/>
        <w:jc w:val="both"/>
        <w:rPr>
          <w:color w:val="000000"/>
          <w:sz w:val="28"/>
          <w:szCs w:val="28"/>
        </w:rPr>
      </w:pPr>
    </w:p>
    <w:p w:rsidR="006E62A2" w:rsidRPr="006A318B" w:rsidRDefault="00F24537" w:rsidP="0078219A">
      <w:pPr>
        <w:jc w:val="both"/>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"http://xn----1-bedvffifm4g.xn--p1ai/wp-content/uploads/2014/03/%D0%BA61.png"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"http://xn----1-bedvffifm4g.xn--p1ai/wp-content/uploads/2014/03/%D0%BA61.png"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6" type="#_x0000_t75" alt="Панель функций" style="width:522.4pt;height:34.35pt">
            <v:imagedata r:id="rId33" r:href="rId34"/>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На ней отображаются команды выбранного пользователем раздела. </w:t>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b/>
          <w:color w:val="000000"/>
          <w:sz w:val="28"/>
          <w:szCs w:val="28"/>
        </w:rPr>
      </w:pPr>
      <w:r w:rsidRPr="006A318B">
        <w:rPr>
          <w:b/>
          <w:color w:val="000000"/>
          <w:sz w:val="28"/>
          <w:szCs w:val="28"/>
        </w:rPr>
        <w:t>Область системных команд</w:t>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 В левой части области расположен значок доступа к главному меню, содержащему классические пункты Файл, Правка, Вид и т.д. С клавиатуры активизировать главное меню можно при нажатии кнопки F10.</w:t>
      </w:r>
      <w:r w:rsidR="008374F8" w:rsidRPr="006A318B">
        <w:rPr>
          <w:color w:val="000000"/>
          <w:sz w:val="28"/>
          <w:szCs w:val="28"/>
        </w:rPr>
        <w:t xml:space="preserve">   </w:t>
      </w:r>
      <w:r w:rsidR="00D635F4" w:rsidRPr="006A318B">
        <w:rPr>
          <w:color w:val="000000"/>
          <w:sz w:val="28"/>
          <w:szCs w:val="28"/>
        </w:rPr>
        <w:t xml:space="preserve"> </w:t>
      </w:r>
    </w:p>
    <w:p w:rsidR="006E62A2" w:rsidRPr="006A318B" w:rsidRDefault="006E62A2" w:rsidP="00D635F4">
      <w:pPr>
        <w:ind w:firstLine="709"/>
        <w:jc w:val="both"/>
        <w:rPr>
          <w:color w:val="000000"/>
          <w:sz w:val="28"/>
          <w:szCs w:val="28"/>
        </w:rPr>
      </w:pPr>
    </w:p>
    <w:p w:rsidR="006E62A2" w:rsidRPr="006A318B" w:rsidRDefault="00F24537" w:rsidP="0078219A">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"http://xn----1-bedvffifm4g.xn--p1ai/wp-content/uploads/2014/03/%D0%BA71.png"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"http://xn----1-bedvffifm4g.xn--p1ai/wp-content/uploads/2014/03/%D0%BA71.png"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7" type="#_x0000_t75" alt="Главное меню интерфейса платформы" style="width:363.35pt;height:20.95pt">
            <v:imagedata r:id="rId35" r:href="rId36"/>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В правой части области расположены команды сохранения в файл, печати, предварительного просмотра, работы со ссылками, калькулятор, календарь и т.д.</w:t>
      </w:r>
      <w:r w:rsidR="008374F8" w:rsidRPr="006A318B">
        <w:rPr>
          <w:color w:val="000000"/>
          <w:sz w:val="28"/>
          <w:szCs w:val="28"/>
        </w:rPr>
        <w:t xml:space="preserve">   </w:t>
      </w:r>
      <w:r w:rsidR="00D635F4" w:rsidRPr="006A318B">
        <w:rPr>
          <w:color w:val="000000"/>
          <w:sz w:val="28"/>
          <w:szCs w:val="28"/>
        </w:rPr>
        <w:t xml:space="preserve"> </w:t>
      </w:r>
    </w:p>
    <w:p w:rsidR="006E62A2" w:rsidRPr="006A318B" w:rsidRDefault="00F24537" w:rsidP="0078219A">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"http://xn----1-bedvffifm4g.xn--p1ai/wp-content/uploads/2014/03/%D0%BA81.png"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"http://xn----1-bedvffifm4g.xn--p1ai/wp-content/uploads/2014/03/%D0%BA81.png" \* MERGEFORMA</w:instrText>
      </w:r>
      <w:r w:rsidR="00035627">
        <w:rPr>
          <w:color w:val="000000"/>
          <w:sz w:val="28"/>
          <w:szCs w:val="28"/>
        </w:rPr>
        <w:instrText>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8" type="#_x0000_t75" alt="Командные кнопки" style="width:344.1pt;height:25.1pt">
            <v:imagedata r:id="rId37" r:href="rId38"/>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p>
    <w:p w:rsidR="00D635F4" w:rsidRPr="006A318B" w:rsidRDefault="006E62A2" w:rsidP="00D635F4">
      <w:pPr>
        <w:ind w:firstLine="709"/>
        <w:jc w:val="both"/>
        <w:rPr>
          <w:b/>
          <w:color w:val="000000"/>
          <w:sz w:val="28"/>
          <w:szCs w:val="28"/>
        </w:rPr>
      </w:pPr>
      <w:r w:rsidRPr="006A318B">
        <w:rPr>
          <w:b/>
          <w:color w:val="000000"/>
          <w:sz w:val="28"/>
          <w:szCs w:val="28"/>
        </w:rPr>
        <w:t>Панель инструментов</w:t>
      </w:r>
    </w:p>
    <w:p w:rsidR="0078219A" w:rsidRPr="006A318B" w:rsidRDefault="0078219A" w:rsidP="00D635F4">
      <w:pPr>
        <w:ind w:firstLine="709"/>
        <w:jc w:val="both"/>
        <w:rPr>
          <w:b/>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На этой панели расположены кнопки открытия меню функций текущего раздела, доступа к избранному, просмотр истории, поиск данных. </w:t>
      </w:r>
    </w:p>
    <w:p w:rsidR="006E62A2" w:rsidRPr="006A318B" w:rsidRDefault="006E62A2" w:rsidP="00D635F4">
      <w:pPr>
        <w:ind w:firstLine="709"/>
        <w:jc w:val="both"/>
        <w:rPr>
          <w:color w:val="000000"/>
          <w:sz w:val="28"/>
          <w:szCs w:val="28"/>
        </w:rPr>
      </w:pPr>
    </w:p>
    <w:p w:rsidR="006E62A2" w:rsidRPr="006A318B" w:rsidRDefault="00F24537" w:rsidP="0078219A">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"http://xn----1-bedvffifm4g.xn--p1ai/wp-content/uploads/2014/03/%D0%BA91.png"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"http://xn----1-bedvffifm4g.xn--p1ai/wp-content/uploads/2014/03/%D0%BA91.png"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39" type="#_x0000_t75" alt="Кнопки навигации по конфигурации" style="width:27.65pt;height:113pt">
            <v:imagedata r:id="rId39" r:href="rId40"/>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b/>
          <w:color w:val="000000"/>
          <w:sz w:val="28"/>
          <w:szCs w:val="28"/>
        </w:rPr>
      </w:pPr>
      <w:r w:rsidRPr="006A318B">
        <w:rPr>
          <w:b/>
          <w:color w:val="000000"/>
          <w:sz w:val="28"/>
          <w:szCs w:val="28"/>
        </w:rPr>
        <w:t>Панель открытых</w:t>
      </w:r>
      <w:r w:rsidR="008374F8" w:rsidRPr="006A318B">
        <w:rPr>
          <w:b/>
          <w:color w:val="000000"/>
          <w:sz w:val="28"/>
          <w:szCs w:val="28"/>
        </w:rPr>
        <w:t xml:space="preserve">   </w:t>
      </w:r>
      <w:r w:rsidR="00D635F4" w:rsidRPr="006A318B">
        <w:rPr>
          <w:b/>
          <w:color w:val="000000"/>
          <w:sz w:val="28"/>
          <w:szCs w:val="28"/>
        </w:rPr>
        <w:t xml:space="preserve"> </w:t>
      </w:r>
    </w:p>
    <w:p w:rsidR="006E62A2" w:rsidRPr="006A318B" w:rsidRDefault="006E62A2"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"http://xn----1-bedvffifm4g.xn--p1ai/wp-content/uploads/2014/03/%D0%BA101.png"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"http://xn----1-bedvffifm4g.xn--p1ai/wp-content/uploads/2014/03/%D0%BA101.png"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0" type="#_x0000_t75" alt="Панель открытых окон" style="width:514.9pt;height:37.65pt">
            <v:imagedata r:id="rId41" r:href="rId42"/>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На этой панели выводится список открытых в настоящий момент окон. Формы рабочей области начальной страницы не отображаются как отдельные формы в панели открытых.</w:t>
      </w:r>
      <w:r w:rsidR="008374F8" w:rsidRPr="006A318B">
        <w:rPr>
          <w:color w:val="000000"/>
          <w:sz w:val="28"/>
          <w:szCs w:val="28"/>
        </w:rPr>
        <w:t xml:space="preserve">   </w:t>
      </w:r>
      <w:r w:rsidR="00D635F4" w:rsidRPr="006A318B">
        <w:rPr>
          <w:color w:val="000000"/>
          <w:sz w:val="28"/>
          <w:szCs w:val="28"/>
        </w:rPr>
        <w:t xml:space="preserve"> </w:t>
      </w:r>
    </w:p>
    <w:p w:rsidR="00D635F4" w:rsidRPr="006A318B" w:rsidRDefault="00D635F4" w:rsidP="00D635F4">
      <w:pPr>
        <w:ind w:firstLine="709"/>
        <w:jc w:val="both"/>
        <w:rPr>
          <w:color w:val="000000"/>
          <w:sz w:val="28"/>
          <w:szCs w:val="28"/>
        </w:rPr>
      </w:pPr>
    </w:p>
    <w:p w:rsidR="006E62A2" w:rsidRPr="006A318B" w:rsidRDefault="006E62A2" w:rsidP="00D635F4">
      <w:pPr>
        <w:ind w:firstLine="709"/>
        <w:jc w:val="both"/>
        <w:rPr>
          <w:b/>
          <w:color w:val="000000"/>
          <w:sz w:val="28"/>
          <w:szCs w:val="28"/>
        </w:rPr>
      </w:pPr>
      <w:r w:rsidRPr="006A318B">
        <w:rPr>
          <w:b/>
          <w:color w:val="000000"/>
          <w:sz w:val="28"/>
          <w:szCs w:val="28"/>
        </w:rPr>
        <w:t>Панель истории</w:t>
      </w:r>
    </w:p>
    <w:p w:rsidR="006E62A2" w:rsidRPr="006A318B" w:rsidRDefault="006E62A2"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Панель истории ускоряет доступ к использованным в последнее время объектам – открытым, отредактированным или добавленным справочникам, документам и т.д. Записи разделены по дням, а напротив каждой строчки указано время использования. В пределах одного дня записи упорядочены по времени доступа. </w:t>
      </w:r>
    </w:p>
    <w:p w:rsidR="006E62A2" w:rsidRPr="006A318B" w:rsidRDefault="006E62A2"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"http://xn----1-bedvffifm4g.xn--p1ai/wp-content/uploads/2014/03/%D0%BA111.png"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"http://xn----1-bedvffifm4g.xn--p1ai/wp-content/uploads/2014/03/%D0%BA111.png"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1" type="#_x0000_t75" alt="Доступ к ранее использованным в конфигурации объектам" style="width:448.75pt;height:313.1pt">
            <v:imagedata r:id="rId43" r:href="rId44"/>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78219A" w:rsidRPr="006A318B" w:rsidRDefault="006E62A2" w:rsidP="00D635F4">
      <w:pPr>
        <w:ind w:firstLine="709"/>
        <w:jc w:val="both"/>
        <w:rPr>
          <w:b/>
          <w:color w:val="000000"/>
          <w:sz w:val="28"/>
          <w:szCs w:val="28"/>
        </w:rPr>
      </w:pPr>
      <w:r w:rsidRPr="006A318B">
        <w:rPr>
          <w:b/>
          <w:color w:val="000000"/>
          <w:sz w:val="28"/>
          <w:szCs w:val="28"/>
        </w:rPr>
        <w:t>Панель избранного</w:t>
      </w:r>
    </w:p>
    <w:p w:rsidR="0078219A" w:rsidRPr="006A318B" w:rsidRDefault="0078219A" w:rsidP="00D635F4">
      <w:pPr>
        <w:ind w:firstLine="709"/>
        <w:jc w:val="both"/>
        <w:rPr>
          <w:color w:val="000000"/>
          <w:sz w:val="28"/>
          <w:szCs w:val="28"/>
        </w:rPr>
      </w:pPr>
    </w:p>
    <w:p w:rsidR="006E62A2" w:rsidRPr="006A318B" w:rsidRDefault="00E951DC" w:rsidP="00D635F4">
      <w:pPr>
        <w:ind w:firstLine="709"/>
        <w:jc w:val="both"/>
        <w:rPr>
          <w:color w:val="000000"/>
          <w:sz w:val="28"/>
          <w:szCs w:val="28"/>
        </w:rPr>
      </w:pPr>
      <w:r w:rsidRPr="006A318B">
        <w:rPr>
          <w:color w:val="000000"/>
          <w:sz w:val="28"/>
          <w:szCs w:val="28"/>
        </w:rPr>
        <w:t>В</w:t>
      </w:r>
      <w:r w:rsidR="006E62A2" w:rsidRPr="006A318B">
        <w:rPr>
          <w:color w:val="000000"/>
          <w:sz w:val="28"/>
          <w:szCs w:val="28"/>
        </w:rPr>
        <w:t xml:space="preserve"> избранном хранятся данные и команды.</w:t>
      </w:r>
      <w:r w:rsidR="008374F8" w:rsidRPr="006A318B">
        <w:rPr>
          <w:color w:val="000000"/>
          <w:sz w:val="28"/>
          <w:szCs w:val="28"/>
        </w:rPr>
        <w:t xml:space="preserve">   </w:t>
      </w:r>
    </w:p>
    <w:p w:rsidR="00D635F4" w:rsidRPr="006A318B" w:rsidRDefault="00D635F4"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"http://xn----1-bedvffifm4g.xn--p1ai/wp-content/uploads/2014/03/%D0%BA121.png"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"http://xn----1-bedvffifm4g.xn--p1ai/wp-content/uploads/2014/03/%D0%BA121.png"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2" type="#_x0000_t75" alt="Панель Избранное" style="width:450.4pt;height:159.9pt">
            <v:imagedata r:id="rId45" r:href="rId46"/>
          </v:shape>
        </w:pict>
      </w:r>
      <w:r w:rsidR="00035627">
        <w:rPr>
          <w:color w:val="000000"/>
          <w:sz w:val="28"/>
          <w:szCs w:val="28"/>
        </w:rPr>
        <w:fldChar w:fldCharType="end"/>
      </w:r>
      <w:r w:rsidRPr="006A318B">
        <w:rPr>
          <w:color w:val="000000"/>
          <w:sz w:val="28"/>
          <w:szCs w:val="28"/>
        </w:rPr>
        <w:fldChar w:fldCharType="end"/>
      </w:r>
    </w:p>
    <w:p w:rsidR="00D635F4" w:rsidRPr="006A318B" w:rsidRDefault="00D635F4" w:rsidP="00D635F4">
      <w:pPr>
        <w:ind w:firstLine="709"/>
        <w:jc w:val="both"/>
        <w:rPr>
          <w:color w:val="000000"/>
          <w:sz w:val="28"/>
          <w:szCs w:val="28"/>
        </w:rPr>
      </w:pPr>
    </w:p>
    <w:p w:rsidR="006E62A2" w:rsidRPr="006A318B" w:rsidRDefault="006E62A2" w:rsidP="00D635F4">
      <w:pPr>
        <w:ind w:firstLine="709"/>
        <w:jc w:val="both"/>
        <w:rPr>
          <w:color w:val="000000"/>
          <w:sz w:val="28"/>
          <w:szCs w:val="28"/>
        </w:rPr>
      </w:pPr>
      <w:r w:rsidRPr="006A318B">
        <w:rPr>
          <w:color w:val="000000"/>
          <w:sz w:val="28"/>
          <w:szCs w:val="28"/>
        </w:rPr>
        <w:t xml:space="preserve">Добавить объект в избранное можно при помощи щелчка мышью на значке с изображением звездочки. </w:t>
      </w:r>
    </w:p>
    <w:p w:rsidR="006E62A2" w:rsidRPr="006A318B" w:rsidRDefault="006E62A2"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"http://xn----1-bedvffifm4g.xn--p1ai/wp-content/uploads/2014/03/%D0%BA131.png"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"http://xn----1-bedvffifm4g.xn--p1ai/wp-content/uploads/2014/03/%D0%BA131.png"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3" type="#_x0000_t75" alt="Добавить в избранное в 1С" style="width:508.2pt;height:145.65pt">
            <v:imagedata r:id="rId47" r:href="rId48"/>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78219A" w:rsidRPr="006A318B" w:rsidRDefault="006E62A2" w:rsidP="00D635F4">
      <w:pPr>
        <w:ind w:firstLine="709"/>
        <w:jc w:val="both"/>
        <w:rPr>
          <w:color w:val="000000"/>
          <w:sz w:val="28"/>
          <w:szCs w:val="28"/>
        </w:rPr>
      </w:pPr>
      <w:r w:rsidRPr="006A318B">
        <w:rPr>
          <w:color w:val="000000"/>
          <w:sz w:val="28"/>
          <w:szCs w:val="28"/>
        </w:rPr>
        <w:t xml:space="preserve">На панели избранного также присутствует </w:t>
      </w:r>
      <w:r w:rsidRPr="006A318B">
        <w:rPr>
          <w:b/>
          <w:i/>
          <w:color w:val="000000"/>
          <w:sz w:val="28"/>
          <w:szCs w:val="28"/>
        </w:rPr>
        <w:t>строка поиска</w:t>
      </w:r>
      <w:r w:rsidRPr="006A318B">
        <w:rPr>
          <w:color w:val="000000"/>
          <w:sz w:val="28"/>
          <w:szCs w:val="28"/>
        </w:rPr>
        <w:t>. Заголовки элементов, расположенных в избранном, можно редактировать. Для этого предназначена небольшая кнопка с карандашом в правой части строки избранного. В платформе реализована специальная форма полнотекстового поиска. Эта форма доступна только в том случае, если полнотекстовый поиск включен.</w:t>
      </w:r>
      <w:r w:rsidR="008374F8" w:rsidRPr="006A318B">
        <w:rPr>
          <w:color w:val="000000"/>
          <w:sz w:val="28"/>
          <w:szCs w:val="28"/>
        </w:rPr>
        <w:t xml:space="preserve"> </w:t>
      </w:r>
    </w:p>
    <w:p w:rsidR="006E62A2" w:rsidRPr="006A318B" w:rsidRDefault="008374F8" w:rsidP="00D635F4">
      <w:pPr>
        <w:ind w:firstLine="709"/>
        <w:jc w:val="both"/>
        <w:rPr>
          <w:color w:val="000000"/>
          <w:sz w:val="28"/>
          <w:szCs w:val="28"/>
        </w:rPr>
      </w:pPr>
      <w:r w:rsidRPr="006A318B">
        <w:rPr>
          <w:color w:val="000000"/>
          <w:sz w:val="28"/>
          <w:szCs w:val="28"/>
        </w:rPr>
        <w:t xml:space="preserve">  </w:t>
      </w:r>
      <w:r w:rsidR="006E62A2" w:rsidRPr="006A318B">
        <w:rPr>
          <w:color w:val="000000"/>
          <w:sz w:val="28"/>
          <w:szCs w:val="28"/>
        </w:rPr>
        <w:t xml:space="preserve"> </w:t>
      </w: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"http://xn----1-bedvffifm4g.xn--p1ai/wp-content/uploads/2014/03/%D0%BA141.png"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"http://xn----1-bedvffifm4g.xn--p1ai/wp-content/uploads/2014/03/%D0%BA141.pn</w:instrText>
      </w:r>
      <w:r w:rsidR="00035627">
        <w:rPr>
          <w:color w:val="000000"/>
          <w:sz w:val="28"/>
          <w:szCs w:val="28"/>
        </w:rPr>
        <w:instrText>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4" type="#_x0000_t75" alt="Поиск в 1С" style="width:524.1pt;height:178.35pt">
            <v:imagedata r:id="rId49" r:href="rId50"/>
          </v:shape>
        </w:pict>
      </w:r>
      <w:r w:rsidR="00035627">
        <w:rPr>
          <w:color w:val="000000"/>
          <w:sz w:val="28"/>
          <w:szCs w:val="28"/>
        </w:rPr>
        <w:fldChar w:fldCharType="end"/>
      </w:r>
      <w:r w:rsidRPr="006A318B">
        <w:rPr>
          <w:color w:val="000000"/>
          <w:sz w:val="28"/>
          <w:szCs w:val="28"/>
        </w:rPr>
        <w:fldChar w:fldCharType="end"/>
      </w:r>
    </w:p>
    <w:p w:rsidR="001F6F2F" w:rsidRDefault="001F6F2F" w:rsidP="003671E5">
      <w:pPr>
        <w:ind w:firstLine="709"/>
        <w:jc w:val="both"/>
        <w:rPr>
          <w:sz w:val="28"/>
          <w:szCs w:val="28"/>
        </w:rPr>
      </w:pPr>
    </w:p>
    <w:p w:rsidR="0078219A" w:rsidRPr="003671E5" w:rsidRDefault="006E62A2" w:rsidP="003671E5">
      <w:pPr>
        <w:ind w:firstLine="709"/>
        <w:jc w:val="both"/>
        <w:rPr>
          <w:sz w:val="28"/>
          <w:szCs w:val="28"/>
        </w:rPr>
      </w:pPr>
      <w:r w:rsidRPr="003671E5">
        <w:rPr>
          <w:sz w:val="28"/>
          <w:szCs w:val="28"/>
        </w:rPr>
        <w:t xml:space="preserve">Вызвать форму поиска с клавиатуры можно при помощи сочетания клавиш </w:t>
      </w:r>
      <w:r w:rsidRPr="003671E5">
        <w:rPr>
          <w:b/>
          <w:sz w:val="28"/>
          <w:szCs w:val="28"/>
        </w:rPr>
        <w:t>Ctrl + Shift + F.</w:t>
      </w:r>
      <w:r w:rsidRPr="003671E5">
        <w:rPr>
          <w:sz w:val="28"/>
          <w:szCs w:val="28"/>
        </w:rPr>
        <w:t xml:space="preserve"> </w:t>
      </w:r>
    </w:p>
    <w:p w:rsidR="006E62A2" w:rsidRPr="003671E5" w:rsidRDefault="006E62A2" w:rsidP="003671E5">
      <w:pPr>
        <w:ind w:firstLine="709"/>
        <w:jc w:val="both"/>
        <w:rPr>
          <w:sz w:val="28"/>
          <w:szCs w:val="28"/>
        </w:rPr>
      </w:pPr>
      <w:r w:rsidRPr="003671E5">
        <w:rPr>
          <w:sz w:val="28"/>
          <w:szCs w:val="28"/>
        </w:rPr>
        <w:lastRenderedPageBreak/>
        <w:t xml:space="preserve">В нижней части основного окна приложения может существовать </w:t>
      </w:r>
      <w:r w:rsidRPr="003671E5">
        <w:rPr>
          <w:b/>
          <w:i/>
          <w:sz w:val="28"/>
          <w:szCs w:val="28"/>
        </w:rPr>
        <w:t>информационная панель</w:t>
      </w:r>
      <w:r w:rsidRPr="003671E5">
        <w:rPr>
          <w:sz w:val="28"/>
          <w:szCs w:val="28"/>
        </w:rPr>
        <w:t xml:space="preserve">. Она предназначена для отображения показателей производительности и индикации того, что включён режим имитации задержек при вызовах сервера. </w:t>
      </w:r>
      <w:r w:rsidR="00E951DC">
        <w:rPr>
          <w:sz w:val="28"/>
          <w:szCs w:val="28"/>
        </w:rPr>
        <w:t>П</w:t>
      </w:r>
      <w:r w:rsidRPr="003671E5">
        <w:rPr>
          <w:sz w:val="28"/>
          <w:szCs w:val="28"/>
        </w:rPr>
        <w:t>оказатели производительности отображаются в виде отдельной панели основного окна приложения.</w:t>
      </w:r>
      <w:r w:rsidR="008374F8">
        <w:rPr>
          <w:sz w:val="28"/>
          <w:szCs w:val="28"/>
        </w:rPr>
        <w:t xml:space="preserve">   </w:t>
      </w:r>
      <w:r w:rsidR="00D635F4" w:rsidRPr="003671E5">
        <w:rPr>
          <w:sz w:val="28"/>
          <w:szCs w:val="28"/>
        </w:rPr>
        <w:t xml:space="preserve"> </w:t>
      </w:r>
    </w:p>
    <w:p w:rsidR="006E62A2" w:rsidRPr="003671E5" w:rsidRDefault="006E62A2" w:rsidP="003671E5">
      <w:pPr>
        <w:ind w:firstLine="709"/>
        <w:jc w:val="both"/>
        <w:rPr>
          <w:sz w:val="28"/>
          <w:szCs w:val="28"/>
        </w:rPr>
      </w:pPr>
    </w:p>
    <w:p w:rsidR="006E62A2" w:rsidRPr="003671E5" w:rsidRDefault="00F24537" w:rsidP="003671E5">
      <w:pPr>
        <w:ind w:firstLine="709"/>
        <w:jc w:val="center"/>
        <w:rPr>
          <w:sz w:val="28"/>
          <w:szCs w:val="28"/>
        </w:rPr>
      </w:pPr>
      <w:r>
        <w:rPr>
          <w:sz w:val="28"/>
          <w:szCs w:val="28"/>
        </w:rPr>
        <w:fldChar w:fldCharType="begin"/>
      </w:r>
      <w:r>
        <w:rPr>
          <w:sz w:val="28"/>
          <w:szCs w:val="28"/>
        </w:rPr>
        <w:instrText xml:space="preserve"> INCLUDEPICTURE  "http://xn----1-bedvffifm4g.xn--p1ai/wp-content/uploads/2014/03/%D0%BA151.png" \* MERGEFORMATINET </w:instrText>
      </w:r>
      <w:r>
        <w:rPr>
          <w:sz w:val="28"/>
          <w:szCs w:val="28"/>
        </w:rPr>
        <w:fldChar w:fldCharType="separate"/>
      </w:r>
      <w:r w:rsidR="00035627">
        <w:rPr>
          <w:sz w:val="28"/>
          <w:szCs w:val="28"/>
        </w:rPr>
        <w:fldChar w:fldCharType="begin"/>
      </w:r>
      <w:r w:rsidR="00035627">
        <w:rPr>
          <w:sz w:val="28"/>
          <w:szCs w:val="28"/>
        </w:rPr>
        <w:instrText xml:space="preserve"> </w:instrText>
      </w:r>
      <w:r w:rsidR="00035627">
        <w:rPr>
          <w:sz w:val="28"/>
          <w:szCs w:val="28"/>
        </w:rPr>
        <w:instrText>INCLUDEPICTURE  "http://xn----1-bedvffifm4g.xn--p1ai/wp-content/uploads/2014/03/%D0%BA151.png" \* MERGEFORMATINET</w:instrText>
      </w:r>
      <w:r w:rsidR="00035627">
        <w:rPr>
          <w:sz w:val="28"/>
          <w:szCs w:val="28"/>
        </w:rPr>
        <w:instrText xml:space="preserve"> </w:instrText>
      </w:r>
      <w:r w:rsidR="00035627">
        <w:rPr>
          <w:sz w:val="28"/>
          <w:szCs w:val="28"/>
        </w:rPr>
        <w:fldChar w:fldCharType="separate"/>
      </w:r>
      <w:r w:rsidR="00035627">
        <w:rPr>
          <w:sz w:val="28"/>
          <w:szCs w:val="28"/>
        </w:rPr>
        <w:pict>
          <v:shape id="_x0000_i1045" type="#_x0000_t75" alt="Показатели производительности платформы" style="width:255.35pt;height:24.3pt">
            <v:imagedata r:id="rId51" r:href="rId52"/>
          </v:shape>
        </w:pict>
      </w:r>
      <w:r w:rsidR="00035627">
        <w:rPr>
          <w:sz w:val="28"/>
          <w:szCs w:val="28"/>
        </w:rPr>
        <w:fldChar w:fldCharType="end"/>
      </w:r>
      <w:r>
        <w:rPr>
          <w:sz w:val="28"/>
          <w:szCs w:val="28"/>
        </w:rPr>
        <w:fldChar w:fldCharType="end"/>
      </w:r>
    </w:p>
    <w:p w:rsidR="006E62A2" w:rsidRPr="003671E5" w:rsidRDefault="006E62A2" w:rsidP="003671E5">
      <w:pPr>
        <w:ind w:firstLine="709"/>
        <w:jc w:val="both"/>
        <w:rPr>
          <w:sz w:val="28"/>
          <w:szCs w:val="28"/>
        </w:rPr>
      </w:pPr>
    </w:p>
    <w:p w:rsidR="006E62A2" w:rsidRPr="00E951DC" w:rsidRDefault="006E62A2" w:rsidP="003671E5">
      <w:pPr>
        <w:ind w:firstLine="709"/>
        <w:jc w:val="both"/>
        <w:rPr>
          <w:sz w:val="28"/>
          <w:szCs w:val="28"/>
        </w:rPr>
      </w:pPr>
      <w:r w:rsidRPr="00E951DC">
        <w:rPr>
          <w:sz w:val="28"/>
          <w:szCs w:val="28"/>
        </w:rPr>
        <w:t>Панель отображается, если в параметрах системы установлен флаг «Отображать показатели производительности»:</w:t>
      </w:r>
      <w:r w:rsidR="008374F8">
        <w:rPr>
          <w:sz w:val="28"/>
          <w:szCs w:val="28"/>
        </w:rPr>
        <w:t xml:space="preserve">   </w:t>
      </w:r>
      <w:r w:rsidR="00D635F4" w:rsidRPr="00E951DC">
        <w:rPr>
          <w:sz w:val="28"/>
          <w:szCs w:val="28"/>
        </w:rPr>
        <w:t xml:space="preserve"> </w:t>
      </w:r>
    </w:p>
    <w:p w:rsidR="006E62A2" w:rsidRPr="006A318B" w:rsidRDefault="006E62A2" w:rsidP="00D635F4">
      <w:pPr>
        <w:ind w:firstLine="709"/>
        <w:jc w:val="both"/>
        <w:rPr>
          <w:color w:val="000000"/>
          <w:sz w:val="28"/>
          <w:szCs w:val="28"/>
        </w:rPr>
      </w:pPr>
    </w:p>
    <w:p w:rsidR="006E62A2" w:rsidRPr="006A318B" w:rsidRDefault="00F24537" w:rsidP="00D635F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"http://xn----1-bedvffifm4g.xn--p1ai/wp-content/uploads/2014/04/%D0%B4%D0%BE%D0%BF2.png"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"http://xn----1-bedvffifm4g.xn--p1ai/wp-content/uploads/2014/04/%D0%B4%D0%BE%D0%BF2.png" \* MERGEFORMATINET</w:instrText>
      </w:r>
      <w:r w:rsidR="00035627">
        <w:rPr>
          <w:color w:val="000000"/>
          <w:sz w:val="28"/>
          <w:szCs w:val="28"/>
        </w:rPr>
        <w:instrText xml:space="preserve"> </w:instrText>
      </w:r>
      <w:r w:rsidR="00035627">
        <w:rPr>
          <w:color w:val="000000"/>
          <w:sz w:val="28"/>
          <w:szCs w:val="28"/>
        </w:rPr>
        <w:fldChar w:fldCharType="separate"/>
      </w:r>
      <w:r w:rsidR="00035627">
        <w:rPr>
          <w:color w:val="000000"/>
          <w:sz w:val="28"/>
          <w:szCs w:val="28"/>
        </w:rPr>
        <w:pict>
          <v:shape id="_x0000_i1046" type="#_x0000_t75" alt="Отображать показатели производительности" style="width:352.45pt;height:209.3pt">
            <v:imagedata r:id="rId53" r:href="rId54"/>
          </v:shape>
        </w:pict>
      </w:r>
      <w:r w:rsidR="00035627">
        <w:rPr>
          <w:color w:val="000000"/>
          <w:sz w:val="28"/>
          <w:szCs w:val="28"/>
        </w:rPr>
        <w:fldChar w:fldCharType="end"/>
      </w:r>
      <w:r w:rsidRPr="006A318B">
        <w:rPr>
          <w:color w:val="000000"/>
          <w:sz w:val="28"/>
          <w:szCs w:val="28"/>
        </w:rPr>
        <w:fldChar w:fldCharType="end"/>
      </w:r>
    </w:p>
    <w:p w:rsidR="006E62A2" w:rsidRPr="006A318B" w:rsidRDefault="006E62A2" w:rsidP="00D635F4">
      <w:pPr>
        <w:ind w:firstLine="709"/>
        <w:jc w:val="both"/>
        <w:rPr>
          <w:color w:val="000000"/>
          <w:sz w:val="28"/>
          <w:szCs w:val="28"/>
        </w:rPr>
      </w:pPr>
    </w:p>
    <w:p w:rsidR="006E62A2" w:rsidRPr="006A318B" w:rsidDel="00070E42" w:rsidRDefault="006E62A2" w:rsidP="00D635F4">
      <w:pPr>
        <w:ind w:firstLine="709"/>
        <w:jc w:val="both"/>
        <w:rPr>
          <w:del w:id="110" w:author="SAWA" w:date="2016-05-12T18:05:00Z"/>
          <w:color w:val="000000"/>
          <w:sz w:val="28"/>
          <w:szCs w:val="28"/>
        </w:rPr>
      </w:pPr>
      <w:del w:id="111" w:author="SAWA" w:date="2016-05-12T18:05:00Z">
        <w:r w:rsidRPr="006A318B" w:rsidDel="00070E42">
          <w:rPr>
            <w:color w:val="000000"/>
            <w:sz w:val="28"/>
            <w:szCs w:val="28"/>
          </w:rPr>
          <w:delText>Для полей формы, которые имеют вид “поле флажка” и “поле переключателя”, реализована возможность отображения в виде тумблера (нескольких кнопок, расположенных рядом, цветом выделяется текущее значение).</w:delText>
        </w:r>
        <w:r w:rsidR="008374F8" w:rsidRPr="006A318B" w:rsidDel="00070E42">
          <w:rPr>
            <w:color w:val="000000"/>
            <w:sz w:val="28"/>
            <w:szCs w:val="28"/>
          </w:rPr>
          <w:delText xml:space="preserve">   </w:delText>
        </w:r>
        <w:r w:rsidR="00D635F4" w:rsidRPr="006A318B" w:rsidDel="00070E42">
          <w:rPr>
            <w:color w:val="000000"/>
            <w:sz w:val="28"/>
            <w:szCs w:val="28"/>
          </w:rPr>
          <w:delText xml:space="preserve"> </w:delText>
        </w:r>
      </w:del>
    </w:p>
    <w:p w:rsidR="006E62A2" w:rsidRPr="006A318B" w:rsidDel="00070E42" w:rsidRDefault="006E62A2" w:rsidP="00D635F4">
      <w:pPr>
        <w:ind w:firstLine="709"/>
        <w:jc w:val="both"/>
        <w:rPr>
          <w:del w:id="112" w:author="SAWA" w:date="2016-05-12T18:05:00Z"/>
          <w:color w:val="000000"/>
          <w:sz w:val="28"/>
          <w:szCs w:val="28"/>
        </w:rPr>
      </w:pPr>
    </w:p>
    <w:p w:rsidR="006E62A2" w:rsidRPr="006A318B" w:rsidDel="00070E42" w:rsidRDefault="006E62A2" w:rsidP="00D635F4">
      <w:pPr>
        <w:ind w:firstLine="709"/>
        <w:jc w:val="both"/>
        <w:rPr>
          <w:del w:id="113" w:author="SAWA" w:date="2016-05-12T18:05:00Z"/>
          <w:color w:val="000000"/>
          <w:sz w:val="28"/>
          <w:szCs w:val="28"/>
        </w:rPr>
      </w:pPr>
    </w:p>
    <w:p w:rsidR="006E62A2" w:rsidRPr="006A318B" w:rsidDel="00070E42" w:rsidRDefault="00F24537" w:rsidP="00D635F4">
      <w:pPr>
        <w:jc w:val="center"/>
        <w:rPr>
          <w:del w:id="114" w:author="SAWA" w:date="2016-05-12T18:05:00Z"/>
          <w:color w:val="000000"/>
          <w:sz w:val="28"/>
          <w:szCs w:val="28"/>
        </w:rPr>
      </w:pPr>
      <w:del w:id="115" w:author="SAWA" w:date="2016-05-12T18:05:00Z">
        <w:r w:rsidRPr="006A318B" w:rsidDel="00070E42">
          <w:rPr>
            <w:color w:val="000000"/>
            <w:sz w:val="28"/>
            <w:szCs w:val="28"/>
          </w:rPr>
          <w:lastRenderedPageBreak/>
          <w:fldChar w:fldCharType="begin"/>
        </w:r>
        <w:r w:rsidRPr="006A318B" w:rsidDel="00070E42">
          <w:rPr>
            <w:color w:val="000000"/>
            <w:sz w:val="28"/>
            <w:szCs w:val="28"/>
          </w:rPr>
          <w:delInstrText xml:space="preserve"> INCLUDEPICTURE  "http://xn----1-bedvffifm4g.xn--p1ai/wp-content/uploads/2014/03/%D0%BA17.png"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"http://xn----1-bedvffifm4g.xn--p1ai/wp-content/uploads/2014/03/%D0%BA17.png"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47" type="#_x0000_t75" alt="ВидФлажка - Тумблер" style="width:255.35pt;height:291.35pt">
              <v:imagedata r:id="rId55" r:href="rId56"/>
            </v:shape>
          </w:pict>
        </w:r>
        <w:r w:rsidR="00035627">
          <w:rPr>
            <w:color w:val="000000"/>
            <w:sz w:val="28"/>
            <w:szCs w:val="28"/>
          </w:rPr>
          <w:fldChar w:fldCharType="end"/>
        </w:r>
        <w:r w:rsidRPr="006A318B" w:rsidDel="00070E42">
          <w:rPr>
            <w:color w:val="000000"/>
            <w:sz w:val="28"/>
            <w:szCs w:val="28"/>
          </w:rPr>
          <w:fldChar w:fldCharType="end"/>
        </w:r>
      </w:del>
    </w:p>
    <w:p w:rsidR="00D635F4" w:rsidRPr="006A318B" w:rsidDel="00070E42" w:rsidRDefault="00D635F4" w:rsidP="00D635F4">
      <w:pPr>
        <w:ind w:firstLine="709"/>
        <w:jc w:val="both"/>
        <w:rPr>
          <w:del w:id="116" w:author="SAWA" w:date="2016-05-12T18:05:00Z"/>
          <w:color w:val="000000"/>
          <w:sz w:val="28"/>
          <w:szCs w:val="28"/>
        </w:rPr>
      </w:pPr>
    </w:p>
    <w:p w:rsidR="006E62A2" w:rsidRPr="006A318B" w:rsidDel="00070E42" w:rsidRDefault="00F24537" w:rsidP="00D635F4">
      <w:pPr>
        <w:jc w:val="center"/>
        <w:rPr>
          <w:del w:id="117" w:author="SAWA" w:date="2016-05-12T18:05:00Z"/>
          <w:color w:val="000000"/>
          <w:sz w:val="28"/>
          <w:szCs w:val="28"/>
        </w:rPr>
      </w:pPr>
      <w:del w:id="118" w:author="SAWA" w:date="2016-05-12T18:05:00Z">
        <w:r w:rsidRPr="006A318B" w:rsidDel="00070E42">
          <w:rPr>
            <w:color w:val="000000"/>
            <w:sz w:val="28"/>
            <w:szCs w:val="28"/>
          </w:rPr>
          <w:fldChar w:fldCharType="begin"/>
        </w:r>
        <w:r w:rsidRPr="006A318B" w:rsidDel="00070E42">
          <w:rPr>
            <w:color w:val="000000"/>
            <w:sz w:val="28"/>
            <w:szCs w:val="28"/>
          </w:rPr>
          <w:delInstrText xml:space="preserve"> INCLUDEPICTURE  "http://xn----1-bedvffifm4g.xn--p1ai/wp-content/uploads/2014/03/%D0%BA18.png"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"http://xn----1-bedvffifm4g.xn--p1ai/wp-content/uploads/2014/03/%D0%BA18.png"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48" type="#_x0000_t75" alt="Тумблер" style="width:473pt;height:163.25pt">
              <v:imagedata r:id="rId57" r:href="rId58"/>
            </v:shape>
          </w:pict>
        </w:r>
        <w:r w:rsidR="00035627">
          <w:rPr>
            <w:color w:val="000000"/>
            <w:sz w:val="28"/>
            <w:szCs w:val="28"/>
          </w:rPr>
          <w:fldChar w:fldCharType="end"/>
        </w:r>
        <w:r w:rsidRPr="006A318B" w:rsidDel="00070E42">
          <w:rPr>
            <w:color w:val="000000"/>
            <w:sz w:val="28"/>
            <w:szCs w:val="28"/>
          </w:rPr>
          <w:fldChar w:fldCharType="end"/>
        </w:r>
      </w:del>
    </w:p>
    <w:p w:rsidR="006E62A2" w:rsidRPr="006A318B" w:rsidDel="00070E42" w:rsidRDefault="006E62A2" w:rsidP="00D635F4">
      <w:pPr>
        <w:ind w:firstLine="709"/>
        <w:jc w:val="both"/>
        <w:rPr>
          <w:del w:id="119" w:author="SAWA" w:date="2016-05-12T18:05:00Z"/>
          <w:color w:val="000000"/>
          <w:sz w:val="28"/>
          <w:szCs w:val="28"/>
        </w:rPr>
      </w:pPr>
    </w:p>
    <w:p w:rsidR="006E62A2" w:rsidRPr="006A318B" w:rsidDel="00070E42" w:rsidRDefault="00E951DC" w:rsidP="00D635F4">
      <w:pPr>
        <w:ind w:firstLine="709"/>
        <w:jc w:val="both"/>
        <w:rPr>
          <w:del w:id="120" w:author="SAWA" w:date="2016-05-12T18:05:00Z"/>
          <w:color w:val="000000"/>
          <w:sz w:val="28"/>
          <w:szCs w:val="28"/>
        </w:rPr>
      </w:pPr>
      <w:del w:id="121" w:author="SAWA" w:date="2016-05-12T18:05:00Z">
        <w:r w:rsidRPr="006A318B" w:rsidDel="00070E42">
          <w:rPr>
            <w:color w:val="000000"/>
            <w:sz w:val="28"/>
            <w:szCs w:val="28"/>
          </w:rPr>
          <w:delText>В</w:delText>
        </w:r>
        <w:r w:rsidR="006E62A2" w:rsidRPr="006A318B" w:rsidDel="00070E42">
          <w:rPr>
            <w:color w:val="000000"/>
            <w:sz w:val="28"/>
            <w:szCs w:val="28"/>
          </w:rPr>
          <w:delText xml:space="preserve"> интерфейсе Такси </w:delText>
        </w:r>
        <w:r w:rsidRPr="006A318B" w:rsidDel="00070E42">
          <w:rPr>
            <w:color w:val="000000"/>
            <w:sz w:val="28"/>
            <w:szCs w:val="28"/>
          </w:rPr>
          <w:delText>предусмотрены</w:delText>
        </w:r>
        <w:r w:rsidR="006E62A2" w:rsidRPr="006A318B" w:rsidDel="00070E42">
          <w:rPr>
            <w:color w:val="000000"/>
            <w:sz w:val="28"/>
            <w:szCs w:val="28"/>
          </w:rPr>
          <w:delText xml:space="preserve"> </w:delText>
        </w:r>
        <w:r w:rsidR="006E62A2" w:rsidRPr="006A318B" w:rsidDel="00070E42">
          <w:rPr>
            <w:b/>
            <w:i/>
            <w:color w:val="000000"/>
            <w:sz w:val="28"/>
            <w:szCs w:val="28"/>
          </w:rPr>
          <w:delText>свертываемые группы</w:delText>
        </w:r>
        <w:r w:rsidR="006E62A2" w:rsidRPr="006A318B" w:rsidDel="00070E42">
          <w:rPr>
            <w:color w:val="000000"/>
            <w:sz w:val="28"/>
            <w:szCs w:val="28"/>
          </w:rPr>
          <w:delText>, которые позволяют экономить место на экране, получать вначале первоочередные сведения, а только в случае необходимости что-то уточнить – разворачивать группу, детализируя информацию.</w:delText>
        </w:r>
        <w:r w:rsidR="008374F8" w:rsidRPr="006A318B" w:rsidDel="00070E42">
          <w:rPr>
            <w:color w:val="000000"/>
            <w:sz w:val="28"/>
            <w:szCs w:val="28"/>
          </w:rPr>
          <w:delText xml:space="preserve">   </w:delText>
        </w:r>
        <w:r w:rsidR="00D635F4" w:rsidRPr="006A318B" w:rsidDel="00070E42">
          <w:rPr>
            <w:color w:val="000000"/>
            <w:sz w:val="28"/>
            <w:szCs w:val="28"/>
          </w:rPr>
          <w:delText xml:space="preserve"> </w:delText>
        </w:r>
      </w:del>
    </w:p>
    <w:p w:rsidR="006E62A2" w:rsidRPr="006A318B" w:rsidDel="00070E42" w:rsidRDefault="006E62A2" w:rsidP="00D635F4">
      <w:pPr>
        <w:ind w:firstLine="709"/>
        <w:jc w:val="both"/>
        <w:rPr>
          <w:del w:id="122" w:author="SAWA" w:date="2016-05-12T18:05:00Z"/>
          <w:color w:val="000000"/>
          <w:sz w:val="28"/>
          <w:szCs w:val="28"/>
        </w:rPr>
      </w:pPr>
    </w:p>
    <w:p w:rsidR="006E62A2" w:rsidRPr="006A318B" w:rsidDel="00070E42" w:rsidRDefault="00F24537" w:rsidP="00D635F4">
      <w:pPr>
        <w:jc w:val="center"/>
        <w:rPr>
          <w:del w:id="123" w:author="SAWA" w:date="2016-05-12T18:05:00Z"/>
          <w:color w:val="000000"/>
          <w:sz w:val="28"/>
          <w:szCs w:val="28"/>
        </w:rPr>
      </w:pPr>
      <w:del w:id="124" w:author="SAWA" w:date="2016-05-12T18:05:00Z">
        <w:r w:rsidRPr="006A318B" w:rsidDel="00070E42">
          <w:rPr>
            <w:color w:val="000000"/>
            <w:sz w:val="28"/>
            <w:szCs w:val="28"/>
          </w:rPr>
          <w:fldChar w:fldCharType="begin"/>
        </w:r>
        <w:r w:rsidRPr="006A318B" w:rsidDel="00070E42">
          <w:rPr>
            <w:color w:val="000000"/>
            <w:sz w:val="28"/>
            <w:szCs w:val="28"/>
          </w:rPr>
          <w:delInstrText xml:space="preserve"> INCLUDEPICTURE  "http://xn----1-bedvffifm4g.xn--p1ai/wp-content/uploads/2014/03/%D0%BA19.png"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w:delInstrText>
        </w:r>
        <w:r w:rsidR="00035627">
          <w:rPr>
            <w:color w:val="000000"/>
            <w:sz w:val="28"/>
            <w:szCs w:val="28"/>
          </w:rPr>
          <w:delInstrText>1-bedvffifm4g.xn--p1ai/wp-content/uploads/2014/03/%D0%BA19.png"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49" type="#_x0000_t75" alt="Свертываемые группы" style="width:414.4pt;height:129.75pt">
              <v:imagedata r:id="rId59" r:href="rId60"/>
            </v:shape>
          </w:pict>
        </w:r>
        <w:r w:rsidR="00035627">
          <w:rPr>
            <w:color w:val="000000"/>
            <w:sz w:val="28"/>
            <w:szCs w:val="28"/>
          </w:rPr>
          <w:fldChar w:fldCharType="end"/>
        </w:r>
        <w:r w:rsidRPr="006A318B" w:rsidDel="00070E42">
          <w:rPr>
            <w:color w:val="000000"/>
            <w:sz w:val="28"/>
            <w:szCs w:val="28"/>
          </w:rPr>
          <w:fldChar w:fldCharType="end"/>
        </w:r>
      </w:del>
    </w:p>
    <w:p w:rsidR="006E62A2" w:rsidRPr="006A318B" w:rsidDel="00070E42" w:rsidRDefault="00F24537" w:rsidP="00D635F4">
      <w:pPr>
        <w:jc w:val="center"/>
        <w:rPr>
          <w:del w:id="125" w:author="SAWA" w:date="2016-05-12T18:05:00Z"/>
          <w:color w:val="000000"/>
          <w:sz w:val="28"/>
          <w:szCs w:val="28"/>
        </w:rPr>
      </w:pPr>
      <w:del w:id="126" w:author="SAWA" w:date="2016-05-12T18:05:00Z">
        <w:r w:rsidRPr="006A318B" w:rsidDel="00070E42">
          <w:rPr>
            <w:color w:val="000000"/>
            <w:sz w:val="28"/>
            <w:szCs w:val="28"/>
          </w:rPr>
          <w:lastRenderedPageBreak/>
          <w:fldChar w:fldCharType="begin"/>
        </w:r>
        <w:r w:rsidRPr="006A318B" w:rsidDel="00070E42">
          <w:rPr>
            <w:color w:val="000000"/>
            <w:sz w:val="28"/>
            <w:szCs w:val="28"/>
          </w:rPr>
          <w:delInstrText xml:space="preserve"> INCLUDEPICTURE  "http://xn----1-bedvffifm4g.xn--p1ai/wp-content/uploads/2014/03/%D0%BA20.png"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"http://xn----1-bedvffifm4g.xn--p1ai/wp-content/uploads/2014/03/%D0%BA20.png"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50" type="#_x0000_t75" alt="Свертываемые группы" style="width:478.05pt;height:204.3pt">
              <v:imagedata r:id="rId61" r:href="rId62"/>
            </v:shape>
          </w:pict>
        </w:r>
        <w:r w:rsidR="00035627">
          <w:rPr>
            <w:color w:val="000000"/>
            <w:sz w:val="28"/>
            <w:szCs w:val="28"/>
          </w:rPr>
          <w:fldChar w:fldCharType="end"/>
        </w:r>
        <w:r w:rsidRPr="006A318B" w:rsidDel="00070E42">
          <w:rPr>
            <w:color w:val="000000"/>
            <w:sz w:val="28"/>
            <w:szCs w:val="28"/>
          </w:rPr>
          <w:fldChar w:fldCharType="end"/>
        </w:r>
      </w:del>
    </w:p>
    <w:p w:rsidR="006E62A2" w:rsidRPr="006A318B" w:rsidDel="00070E42" w:rsidRDefault="006E62A2" w:rsidP="00D635F4">
      <w:pPr>
        <w:ind w:firstLine="709"/>
        <w:jc w:val="both"/>
        <w:rPr>
          <w:del w:id="127" w:author="SAWA" w:date="2016-05-12T18:05:00Z"/>
          <w:color w:val="000000"/>
          <w:sz w:val="28"/>
          <w:szCs w:val="28"/>
        </w:rPr>
      </w:pPr>
    </w:p>
    <w:p w:rsidR="006E62A2" w:rsidRPr="006A318B" w:rsidDel="00070E42" w:rsidRDefault="006E62A2" w:rsidP="00D635F4">
      <w:pPr>
        <w:ind w:firstLine="709"/>
        <w:jc w:val="both"/>
        <w:rPr>
          <w:del w:id="128" w:author="SAWA" w:date="2016-05-12T18:05:00Z"/>
          <w:color w:val="000000"/>
          <w:sz w:val="28"/>
          <w:szCs w:val="28"/>
        </w:rPr>
      </w:pPr>
      <w:del w:id="129" w:author="SAWA" w:date="2016-05-12T18:05:00Z">
        <w:r w:rsidRPr="006A318B" w:rsidDel="00070E42">
          <w:rPr>
            <w:color w:val="000000"/>
            <w:sz w:val="28"/>
            <w:szCs w:val="28"/>
          </w:rPr>
          <w:delText>Сворачивание доступно для обычной группы с отображаемым заголовком.</w:delText>
        </w:r>
        <w:r w:rsidR="008374F8" w:rsidRPr="006A318B" w:rsidDel="00070E42">
          <w:rPr>
            <w:color w:val="000000"/>
            <w:sz w:val="28"/>
            <w:szCs w:val="28"/>
          </w:rPr>
          <w:delText xml:space="preserve">   </w:delText>
        </w:r>
        <w:r w:rsidR="00D635F4" w:rsidRPr="006A318B" w:rsidDel="00070E42">
          <w:rPr>
            <w:color w:val="000000"/>
            <w:sz w:val="28"/>
            <w:szCs w:val="28"/>
          </w:rPr>
          <w:delText xml:space="preserve"> </w:delText>
        </w:r>
      </w:del>
    </w:p>
    <w:p w:rsidR="006E62A2" w:rsidRPr="006A318B" w:rsidDel="00070E42" w:rsidRDefault="006E62A2" w:rsidP="00D635F4">
      <w:pPr>
        <w:ind w:firstLine="709"/>
        <w:jc w:val="both"/>
        <w:rPr>
          <w:del w:id="130" w:author="SAWA" w:date="2016-05-12T18:05:00Z"/>
          <w:color w:val="000000"/>
          <w:sz w:val="28"/>
          <w:szCs w:val="28"/>
        </w:rPr>
      </w:pPr>
    </w:p>
    <w:p w:rsidR="006E62A2" w:rsidRPr="006A318B" w:rsidDel="00070E42" w:rsidRDefault="00F24537" w:rsidP="00D635F4">
      <w:pPr>
        <w:jc w:val="center"/>
        <w:rPr>
          <w:del w:id="131" w:author="SAWA" w:date="2016-05-12T18:05:00Z"/>
          <w:color w:val="000000"/>
          <w:sz w:val="28"/>
          <w:szCs w:val="28"/>
        </w:rPr>
      </w:pPr>
      <w:del w:id="132" w:author="SAWA" w:date="2016-05-12T18:05:00Z">
        <w:r w:rsidRPr="006A318B" w:rsidDel="00070E42">
          <w:rPr>
            <w:color w:val="000000"/>
            <w:sz w:val="28"/>
            <w:szCs w:val="28"/>
          </w:rPr>
          <w:fldChar w:fldCharType="begin"/>
        </w:r>
        <w:r w:rsidRPr="006A318B" w:rsidDel="00070E42">
          <w:rPr>
            <w:color w:val="000000"/>
            <w:sz w:val="28"/>
            <w:szCs w:val="28"/>
          </w:rPr>
          <w:delInstrText xml:space="preserve"> INCLUDEPICTURE  "http://xn----1-bedvffifm4g.xn--p1ai/wp-content/uploads/2014/03/%D0%BA211.png"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"http://xn----1-bedvffifm4g.xn--p1ai/wp-content/uploads/2014/03/%D0%BA211.png"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51" type="#_x0000_t75" alt="Свойства группы" style="width:254.5pt;height:262.05pt">
              <v:imagedata r:id="rId63" r:href="rId64"/>
            </v:shape>
          </w:pict>
        </w:r>
        <w:r w:rsidR="00035627">
          <w:rPr>
            <w:color w:val="000000"/>
            <w:sz w:val="28"/>
            <w:szCs w:val="28"/>
          </w:rPr>
          <w:fldChar w:fldCharType="end"/>
        </w:r>
        <w:r w:rsidRPr="006A318B" w:rsidDel="00070E42">
          <w:rPr>
            <w:color w:val="000000"/>
            <w:sz w:val="28"/>
            <w:szCs w:val="28"/>
          </w:rPr>
          <w:fldChar w:fldCharType="end"/>
        </w:r>
      </w:del>
    </w:p>
    <w:p w:rsidR="006E62A2" w:rsidRPr="006A318B" w:rsidDel="00070E42" w:rsidRDefault="006E62A2" w:rsidP="00D635F4">
      <w:pPr>
        <w:ind w:firstLine="709"/>
        <w:jc w:val="both"/>
        <w:rPr>
          <w:del w:id="133" w:author="SAWA" w:date="2016-05-12T18:05:00Z"/>
          <w:color w:val="000000"/>
          <w:sz w:val="28"/>
          <w:szCs w:val="28"/>
        </w:rPr>
      </w:pPr>
    </w:p>
    <w:p w:rsidR="006E62A2" w:rsidRPr="006A318B" w:rsidDel="00070E42" w:rsidRDefault="006E62A2" w:rsidP="00D635F4">
      <w:pPr>
        <w:ind w:firstLine="709"/>
        <w:jc w:val="both"/>
        <w:rPr>
          <w:del w:id="134" w:author="SAWA" w:date="2016-05-12T18:05:00Z"/>
          <w:color w:val="000000"/>
          <w:sz w:val="28"/>
          <w:szCs w:val="28"/>
        </w:rPr>
      </w:pPr>
      <w:del w:id="135" w:author="SAWA" w:date="2016-05-12T18:05:00Z">
        <w:r w:rsidRPr="006A318B" w:rsidDel="00070E42">
          <w:rPr>
            <w:color w:val="000000"/>
            <w:sz w:val="28"/>
            <w:szCs w:val="28"/>
          </w:rPr>
          <w:delText xml:space="preserve">Разработчик конфигурации может определять </w:delText>
        </w:r>
        <w:r w:rsidRPr="006A318B" w:rsidDel="00070E42">
          <w:rPr>
            <w:b/>
            <w:color w:val="000000"/>
            <w:sz w:val="28"/>
            <w:szCs w:val="28"/>
          </w:rPr>
          <w:delText>расположение панелей</w:delText>
        </w:r>
        <w:r w:rsidRPr="006A318B" w:rsidDel="00070E42">
          <w:rPr>
            <w:color w:val="000000"/>
            <w:sz w:val="28"/>
            <w:szCs w:val="28"/>
          </w:rPr>
          <w:delText>. Редактор можно открыть нажатием правой кнопки мыши в дереве конфигурации по корневому элементу, в открывшемся контекстном меню выбрать пункт “</w:delText>
        </w:r>
        <w:r w:rsidRPr="006A318B" w:rsidDel="00070E42">
          <w:rPr>
            <w:i/>
            <w:color w:val="000000"/>
            <w:sz w:val="28"/>
            <w:szCs w:val="28"/>
          </w:rPr>
          <w:delText>Открыть интерфейс клиентского приложения</w:delText>
        </w:r>
        <w:r w:rsidRPr="006A318B" w:rsidDel="00070E42">
          <w:rPr>
            <w:color w:val="000000"/>
            <w:sz w:val="28"/>
            <w:szCs w:val="28"/>
          </w:rPr>
          <w:delText xml:space="preserve">”. В правой части окна расположен список всех присутствующих в интерфейсе панелей. При помощи мыши или кнопки </w:delText>
        </w:r>
        <w:r w:rsidRPr="006A318B" w:rsidDel="00070E42">
          <w:rPr>
            <w:b/>
            <w:color w:val="000000"/>
            <w:sz w:val="28"/>
            <w:szCs w:val="28"/>
          </w:rPr>
          <w:delText>Добавить</w:delText>
        </w:r>
        <w:r w:rsidRPr="006A318B" w:rsidDel="00070E42">
          <w:rPr>
            <w:color w:val="000000"/>
            <w:sz w:val="28"/>
            <w:szCs w:val="28"/>
          </w:rPr>
          <w:delText xml:space="preserve"> в левой части окна можно определить взаимное расположение панелей на экране. Каждая панель может присутствовать в дереве только один раз. Редактор не позволяет добавлять в дерево две одинаковые панели. Панели, уже размещенные в интерфейсе, помечаются в правом углу в списке стандартных панелей пиктограммой в виде серого квадрата.</w:delText>
        </w:r>
        <w:r w:rsidR="008374F8" w:rsidRPr="006A318B" w:rsidDel="00070E42">
          <w:rPr>
            <w:color w:val="000000"/>
            <w:sz w:val="28"/>
            <w:szCs w:val="28"/>
          </w:rPr>
          <w:delText xml:space="preserve">   </w:delText>
        </w:r>
        <w:r w:rsidR="00D635F4" w:rsidRPr="006A318B" w:rsidDel="00070E42">
          <w:rPr>
            <w:color w:val="000000"/>
            <w:sz w:val="28"/>
            <w:szCs w:val="28"/>
          </w:rPr>
          <w:delText xml:space="preserve"> </w:delText>
        </w:r>
      </w:del>
    </w:p>
    <w:p w:rsidR="00D635F4" w:rsidRPr="006A318B" w:rsidDel="00070E42" w:rsidRDefault="00D635F4" w:rsidP="00D635F4">
      <w:pPr>
        <w:ind w:firstLine="709"/>
        <w:jc w:val="both"/>
        <w:rPr>
          <w:del w:id="136" w:author="SAWA" w:date="2016-05-12T18:05:00Z"/>
          <w:color w:val="000000"/>
          <w:sz w:val="28"/>
          <w:szCs w:val="28"/>
        </w:rPr>
      </w:pPr>
    </w:p>
    <w:p w:rsidR="00D635F4" w:rsidRPr="006A318B" w:rsidDel="00070E42" w:rsidRDefault="00F24537" w:rsidP="00D635F4">
      <w:pPr>
        <w:jc w:val="both"/>
        <w:rPr>
          <w:del w:id="137" w:author="SAWA" w:date="2016-05-12T18:05:00Z"/>
          <w:color w:val="000000"/>
          <w:sz w:val="28"/>
          <w:szCs w:val="28"/>
        </w:rPr>
      </w:pPr>
      <w:del w:id="138" w:author="SAWA" w:date="2016-05-12T18:05:00Z">
        <w:r w:rsidRPr="006A318B" w:rsidDel="00070E42">
          <w:rPr>
            <w:color w:val="000000"/>
            <w:sz w:val="28"/>
            <w:szCs w:val="28"/>
          </w:rPr>
          <w:lastRenderedPageBreak/>
          <w:fldChar w:fldCharType="begin"/>
        </w:r>
        <w:r w:rsidRPr="006A318B" w:rsidDel="00070E42">
          <w:rPr>
            <w:color w:val="000000"/>
            <w:sz w:val="28"/>
            <w:szCs w:val="28"/>
          </w:rPr>
          <w:delInstrText xml:space="preserve"> INCLUDEPICTURE  "http://xn----1-bedvffifm4g.xn--p1ai/wp-content/uploads/2014/03/%D0%BA23.png"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w:delInstrText>
        </w:r>
        <w:r w:rsidR="00035627">
          <w:rPr>
            <w:color w:val="000000"/>
            <w:sz w:val="28"/>
            <w:szCs w:val="28"/>
          </w:rPr>
          <w:delInstrText>1-bedvffifm4g.xn--p1ai/wp-content/uploads/2014/03/%D0%BA23.png"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52" type="#_x0000_t75" alt="Размещение панелей в интерфейсе" style="width:520.75pt;height:90.4pt">
              <v:imagedata r:id="rId65" r:href="rId66"/>
            </v:shape>
          </w:pict>
        </w:r>
        <w:r w:rsidR="00035627">
          <w:rPr>
            <w:color w:val="000000"/>
            <w:sz w:val="28"/>
            <w:szCs w:val="28"/>
          </w:rPr>
          <w:fldChar w:fldCharType="end"/>
        </w:r>
        <w:r w:rsidRPr="006A318B" w:rsidDel="00070E42">
          <w:rPr>
            <w:color w:val="000000"/>
            <w:sz w:val="28"/>
            <w:szCs w:val="28"/>
          </w:rPr>
          <w:fldChar w:fldCharType="end"/>
        </w:r>
      </w:del>
    </w:p>
    <w:p w:rsidR="00D635F4" w:rsidRPr="006A318B" w:rsidDel="00070E42" w:rsidRDefault="00D635F4" w:rsidP="00D635F4">
      <w:pPr>
        <w:ind w:firstLine="709"/>
        <w:jc w:val="both"/>
        <w:rPr>
          <w:del w:id="139" w:author="SAWA" w:date="2016-05-12T18:05:00Z"/>
          <w:color w:val="000000"/>
          <w:sz w:val="28"/>
          <w:szCs w:val="28"/>
        </w:rPr>
      </w:pPr>
    </w:p>
    <w:p w:rsidR="00D635F4" w:rsidRPr="006A318B" w:rsidDel="00070E42" w:rsidRDefault="00D635F4" w:rsidP="00D635F4">
      <w:pPr>
        <w:ind w:firstLine="709"/>
        <w:jc w:val="both"/>
        <w:rPr>
          <w:del w:id="140" w:author="SAWA" w:date="2016-05-12T18:05:00Z"/>
          <w:color w:val="000000"/>
          <w:sz w:val="28"/>
          <w:szCs w:val="28"/>
        </w:rPr>
      </w:pPr>
      <w:del w:id="141" w:author="SAWA" w:date="2016-05-12T18:05:00Z">
        <w:r w:rsidRPr="006A318B" w:rsidDel="00070E42">
          <w:rPr>
            <w:color w:val="000000"/>
            <w:sz w:val="28"/>
            <w:szCs w:val="28"/>
          </w:rPr>
          <w:delText xml:space="preserve">В интерфейсе Такси в пользовательском режиме можно настроить расположение </w:delText>
        </w:r>
        <w:r w:rsidRPr="006A318B" w:rsidDel="00070E42">
          <w:rPr>
            <w:b/>
            <w:color w:val="000000"/>
            <w:sz w:val="28"/>
            <w:szCs w:val="28"/>
          </w:rPr>
          <w:delText>панелей на экране</w:delText>
        </w:r>
        <w:r w:rsidRPr="006A318B" w:rsidDel="00070E42">
          <w:rPr>
            <w:color w:val="000000"/>
            <w:sz w:val="28"/>
            <w:szCs w:val="28"/>
          </w:rPr>
          <w:delText xml:space="preserve">. Для этого предназначен </w:delText>
        </w:r>
        <w:r w:rsidRPr="006A318B" w:rsidDel="00070E42">
          <w:rPr>
            <w:b/>
            <w:color w:val="000000"/>
            <w:sz w:val="28"/>
            <w:szCs w:val="28"/>
          </w:rPr>
          <w:delText>Редактор панелей</w:delText>
        </w:r>
        <w:r w:rsidRPr="006A318B" w:rsidDel="00070E42">
          <w:rPr>
            <w:color w:val="000000"/>
            <w:sz w:val="28"/>
            <w:szCs w:val="28"/>
          </w:rPr>
          <w:delText xml:space="preserve">, который может быть открыт из главного меню </w:delText>
        </w:r>
        <w:r w:rsidRPr="006A318B" w:rsidDel="00070E42">
          <w:rPr>
            <w:b/>
            <w:color w:val="000000"/>
            <w:sz w:val="28"/>
            <w:szCs w:val="28"/>
          </w:rPr>
          <w:delText xml:space="preserve">Вид </w:delText>
        </w:r>
        <w:r w:rsidR="0078219A" w:rsidRPr="006A318B" w:rsidDel="00070E42">
          <w:rPr>
            <w:b/>
            <w:color w:val="000000"/>
            <w:sz w:val="28"/>
            <w:szCs w:val="28"/>
          </w:rPr>
          <w:delText>→</w:delText>
        </w:r>
        <w:r w:rsidRPr="006A318B" w:rsidDel="00070E42">
          <w:rPr>
            <w:b/>
            <w:color w:val="000000"/>
            <w:sz w:val="28"/>
            <w:szCs w:val="28"/>
          </w:rPr>
          <w:delText xml:space="preserve"> Настройка панелей</w:delText>
        </w:r>
        <w:r w:rsidRPr="006A318B" w:rsidDel="00070E42">
          <w:rPr>
            <w:color w:val="000000"/>
            <w:sz w:val="28"/>
            <w:szCs w:val="28"/>
          </w:rPr>
          <w:delText>.</w:delText>
        </w:r>
        <w:r w:rsidR="008374F8" w:rsidRPr="006A318B" w:rsidDel="00070E42">
          <w:rPr>
            <w:color w:val="000000"/>
            <w:sz w:val="28"/>
            <w:szCs w:val="28"/>
          </w:rPr>
          <w:delText xml:space="preserve">  </w:delText>
        </w:r>
        <w:r w:rsidRPr="006A318B" w:rsidDel="00070E42">
          <w:rPr>
            <w:color w:val="000000"/>
            <w:sz w:val="28"/>
            <w:szCs w:val="28"/>
          </w:rPr>
          <w:delText xml:space="preserve"> </w:delText>
        </w:r>
      </w:del>
    </w:p>
    <w:p w:rsidR="00D635F4" w:rsidRPr="006A318B" w:rsidDel="00070E42" w:rsidRDefault="00D635F4" w:rsidP="00D635F4">
      <w:pPr>
        <w:ind w:firstLine="709"/>
        <w:jc w:val="both"/>
        <w:rPr>
          <w:del w:id="142" w:author="SAWA" w:date="2016-05-12T18:05:00Z"/>
          <w:color w:val="000000"/>
          <w:sz w:val="28"/>
          <w:szCs w:val="28"/>
        </w:rPr>
      </w:pPr>
    </w:p>
    <w:p w:rsidR="00D635F4" w:rsidRPr="006A318B" w:rsidDel="00070E42" w:rsidRDefault="00F24537" w:rsidP="00D635F4">
      <w:pPr>
        <w:jc w:val="center"/>
        <w:rPr>
          <w:del w:id="143" w:author="SAWA" w:date="2016-05-12T18:05:00Z"/>
          <w:color w:val="000000"/>
          <w:sz w:val="28"/>
          <w:szCs w:val="28"/>
        </w:rPr>
      </w:pPr>
      <w:del w:id="144" w:author="SAWA" w:date="2016-05-12T18:05:00Z">
        <w:r w:rsidRPr="006A318B" w:rsidDel="00070E42">
          <w:rPr>
            <w:color w:val="000000"/>
            <w:sz w:val="28"/>
            <w:szCs w:val="28"/>
          </w:rPr>
          <w:fldChar w:fldCharType="begin"/>
        </w:r>
        <w:r w:rsidRPr="006A318B" w:rsidDel="00070E42">
          <w:rPr>
            <w:color w:val="000000"/>
            <w:sz w:val="28"/>
            <w:szCs w:val="28"/>
          </w:rPr>
          <w:delInstrText xml:space="preserve"> INCLUDEPICTURE  "http://xn----1-bedvffifm4g.xn--p1ai/wp-content/uploads/2014/03/%D0%BA24.png" \* MERGEFORMATINET </w:delInstrText>
        </w:r>
        <w:r w:rsidRPr="006A318B" w:rsidDel="00070E42">
          <w:rPr>
            <w:color w:val="000000"/>
            <w:sz w:val="28"/>
            <w:szCs w:val="28"/>
          </w:rPr>
          <w:fldChar w:fldCharType="separate"/>
        </w:r>
        <w:r w:rsidR="00035627">
          <w:rPr>
            <w:color w:val="000000"/>
            <w:sz w:val="28"/>
            <w:szCs w:val="28"/>
          </w:rPr>
          <w:fldChar w:fldCharType="begin"/>
        </w:r>
        <w:r w:rsidR="00035627">
          <w:rPr>
            <w:color w:val="000000"/>
            <w:sz w:val="28"/>
            <w:szCs w:val="28"/>
          </w:rPr>
          <w:delInstrText xml:space="preserve"> </w:delInstrText>
        </w:r>
        <w:r w:rsidR="00035627">
          <w:rPr>
            <w:color w:val="000000"/>
            <w:sz w:val="28"/>
            <w:szCs w:val="28"/>
          </w:rPr>
          <w:delInstrText>INCLUDEPICTURE  "http://xn----1-bedvffifm4g.xn--p1ai/wp-content/uploads/2014/03/%D0%BA24.png" \* MERGEFORMATINET</w:delInstrText>
        </w:r>
        <w:r w:rsidR="00035627">
          <w:rPr>
            <w:color w:val="000000"/>
            <w:sz w:val="28"/>
            <w:szCs w:val="28"/>
          </w:rPr>
          <w:delInstrText xml:space="preserve"> </w:delInstrText>
        </w:r>
        <w:r w:rsidR="00035627">
          <w:rPr>
            <w:color w:val="000000"/>
            <w:sz w:val="28"/>
            <w:szCs w:val="28"/>
          </w:rPr>
          <w:fldChar w:fldCharType="separate"/>
        </w:r>
        <w:r w:rsidR="00FB7F20">
          <w:rPr>
            <w:color w:val="000000"/>
            <w:sz w:val="28"/>
            <w:szCs w:val="28"/>
          </w:rPr>
          <w:pict>
            <v:shape id="_x0000_i1053" type="#_x0000_t75" alt="Редактор панелей" style="width:462.15pt;height:324pt">
              <v:imagedata r:id="rId67" r:href="rId68"/>
            </v:shape>
          </w:pict>
        </w:r>
        <w:r w:rsidR="00035627">
          <w:rPr>
            <w:color w:val="000000"/>
            <w:sz w:val="28"/>
            <w:szCs w:val="28"/>
          </w:rPr>
          <w:fldChar w:fldCharType="end"/>
        </w:r>
        <w:r w:rsidRPr="006A318B" w:rsidDel="00070E42">
          <w:rPr>
            <w:color w:val="000000"/>
            <w:sz w:val="28"/>
            <w:szCs w:val="28"/>
          </w:rPr>
          <w:fldChar w:fldCharType="end"/>
        </w:r>
      </w:del>
    </w:p>
    <w:p w:rsidR="00D635F4" w:rsidRPr="006A318B" w:rsidDel="00070E42" w:rsidRDefault="00D635F4" w:rsidP="00D635F4">
      <w:pPr>
        <w:ind w:firstLine="709"/>
        <w:jc w:val="both"/>
        <w:rPr>
          <w:del w:id="145" w:author="SAWA" w:date="2016-05-12T18:05:00Z"/>
          <w:color w:val="000000"/>
          <w:sz w:val="28"/>
          <w:szCs w:val="28"/>
        </w:rPr>
      </w:pPr>
    </w:p>
    <w:p w:rsidR="0078219A" w:rsidRPr="006A318B" w:rsidDel="00070E42" w:rsidRDefault="00D635F4" w:rsidP="00D635F4">
      <w:pPr>
        <w:ind w:firstLine="709"/>
        <w:jc w:val="both"/>
        <w:rPr>
          <w:del w:id="146" w:author="SAWA" w:date="2016-05-12T18:05:00Z"/>
          <w:color w:val="000000"/>
          <w:sz w:val="28"/>
          <w:szCs w:val="28"/>
        </w:rPr>
      </w:pPr>
      <w:del w:id="147" w:author="SAWA" w:date="2016-05-12T18:05:00Z">
        <w:r w:rsidRPr="006A318B" w:rsidDel="00070E42">
          <w:rPr>
            <w:color w:val="000000"/>
            <w:sz w:val="28"/>
            <w:szCs w:val="28"/>
          </w:rPr>
          <w:delText xml:space="preserve">При помощи мыши пользователь может перемещать значки, соответствующие разделам, располагая их в строках и колонках редактора панелей так, чтобы панели были видны в нужных частях экрана. Чтобы некоторый раздел не отображался в интерфейсе, нужно перенести его в нижнюю часть на поле с серым фоном. Если у пользователя небольшой монитор, то для экономии полезного рабочего места экрана можно скрыть отображение вообще всех панелей. Для этого предназначен пункт главного меню </w:delText>
        </w:r>
        <w:r w:rsidRPr="006A318B" w:rsidDel="00070E42">
          <w:rPr>
            <w:b/>
            <w:color w:val="000000"/>
            <w:sz w:val="28"/>
            <w:szCs w:val="28"/>
          </w:rPr>
          <w:delText xml:space="preserve">Вид </w:delText>
        </w:r>
        <w:r w:rsidR="0078219A" w:rsidRPr="006A318B" w:rsidDel="00070E42">
          <w:rPr>
            <w:b/>
            <w:color w:val="000000"/>
            <w:sz w:val="28"/>
            <w:szCs w:val="28"/>
          </w:rPr>
          <w:delText>→</w:delText>
        </w:r>
        <w:r w:rsidRPr="006A318B" w:rsidDel="00070E42">
          <w:rPr>
            <w:b/>
            <w:color w:val="000000"/>
            <w:sz w:val="28"/>
            <w:szCs w:val="28"/>
          </w:rPr>
          <w:delText xml:space="preserve"> Скрыть все панели</w:delText>
        </w:r>
        <w:r w:rsidRPr="006A318B" w:rsidDel="00070E42">
          <w:rPr>
            <w:color w:val="000000"/>
            <w:sz w:val="28"/>
            <w:szCs w:val="28"/>
          </w:rPr>
          <w:delText xml:space="preserve">. </w:delText>
        </w:r>
      </w:del>
    </w:p>
    <w:p w:rsidR="00D635F4" w:rsidRPr="006A318B" w:rsidRDefault="00D635F4" w:rsidP="00D635F4">
      <w:pPr>
        <w:jc w:val="center"/>
        <w:rPr>
          <w:color w:val="000000"/>
          <w:sz w:val="28"/>
          <w:szCs w:val="28"/>
        </w:rPr>
      </w:pPr>
    </w:p>
    <w:p w:rsidR="0078219A" w:rsidRPr="006A318B" w:rsidRDefault="0078219A" w:rsidP="0078219A">
      <w:pPr>
        <w:ind w:firstLine="709"/>
        <w:jc w:val="both"/>
        <w:rPr>
          <w:color w:val="000000"/>
          <w:sz w:val="28"/>
          <w:szCs w:val="28"/>
          <w:shd w:val="clear" w:color="auto" w:fill="FFFFFF"/>
        </w:rPr>
      </w:pPr>
      <w:r w:rsidRPr="006A318B">
        <w:rPr>
          <w:color w:val="000000"/>
          <w:sz w:val="28"/>
          <w:szCs w:val="28"/>
          <w:shd w:val="clear" w:color="auto" w:fill="FFFFFF"/>
        </w:rPr>
        <w:t xml:space="preserve">Для того, что бы </w:t>
      </w:r>
      <w:r w:rsidRPr="006A318B">
        <w:rPr>
          <w:b/>
          <w:color w:val="000000"/>
          <w:sz w:val="28"/>
          <w:szCs w:val="28"/>
          <w:shd w:val="clear" w:color="auto" w:fill="FFFFFF"/>
        </w:rPr>
        <w:t>включить</w:t>
      </w:r>
      <w:r w:rsidRPr="006A318B">
        <w:rPr>
          <w:color w:val="000000"/>
          <w:sz w:val="28"/>
          <w:szCs w:val="28"/>
          <w:shd w:val="clear" w:color="auto" w:fill="FFFFFF"/>
        </w:rPr>
        <w:t xml:space="preserve"> интерфейс Такси достаточно установить в свойствах конфигурации значение «Режим совместимости интерфейса» режим «Такси».</w:t>
      </w:r>
    </w:p>
    <w:p w:rsidR="0078219A" w:rsidRPr="006A318B" w:rsidRDefault="0078219A" w:rsidP="0078219A">
      <w:pPr>
        <w:jc w:val="both"/>
        <w:rPr>
          <w:color w:val="000000"/>
          <w:sz w:val="28"/>
          <w:szCs w:val="28"/>
          <w:shd w:val="clear" w:color="auto" w:fill="FFFFFF"/>
        </w:rPr>
      </w:pPr>
    </w:p>
    <w:p w:rsidR="0078219A" w:rsidRPr="006A318B" w:rsidRDefault="00FB7F20" w:rsidP="00AE25AA">
      <w:pPr>
        <w:jc w:val="center"/>
        <w:rPr>
          <w:color w:val="000000"/>
          <w:sz w:val="28"/>
          <w:szCs w:val="28"/>
        </w:rPr>
      </w:pPr>
      <w:r>
        <w:rPr>
          <w:color w:val="000000"/>
          <w:sz w:val="28"/>
          <w:szCs w:val="28"/>
        </w:rPr>
        <w:lastRenderedPageBreak/>
        <w:pict>
          <v:shape id="_x0000_i1054" type="#_x0000_t75" style="width:491.45pt;height:283.8pt">
            <v:imagedata r:id="rId69" o:title="" croptop="7861f" cropbottom="8474f" cropright="17387f"/>
          </v:shape>
        </w:pict>
      </w:r>
    </w:p>
    <w:p w:rsidR="0078219A" w:rsidRPr="006A318B" w:rsidRDefault="0078219A" w:rsidP="00D635F4">
      <w:pPr>
        <w:ind w:firstLine="709"/>
        <w:jc w:val="both"/>
        <w:rPr>
          <w:color w:val="000000"/>
          <w:sz w:val="28"/>
          <w:szCs w:val="28"/>
        </w:rPr>
      </w:pPr>
    </w:p>
    <w:p w:rsidR="00D635F4" w:rsidRPr="006A318B" w:rsidRDefault="00F24537" w:rsidP="0078219A">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"http://xn----1-bedvffifm4g.xn--p1ai/wp-content/uploads/2014/03/%D0%BA30.png"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"http://xn----1-bedvffifm4g.xn--p1ai/wp-content/uploads/2014/03/%D0%BA30.png"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55" type="#_x0000_t75" alt="Режим совместимости интерфейса" style="width:340.75pt;height:80.35pt">
            <v:imagedata r:id="rId70" r:href="rId71"/>
          </v:shape>
        </w:pict>
      </w:r>
      <w:r w:rsidR="00035627">
        <w:rPr>
          <w:color w:val="000000"/>
          <w:sz w:val="28"/>
          <w:szCs w:val="28"/>
        </w:rPr>
        <w:fldChar w:fldCharType="end"/>
      </w:r>
      <w:r w:rsidRPr="006A318B">
        <w:rPr>
          <w:color w:val="000000"/>
          <w:sz w:val="28"/>
          <w:szCs w:val="28"/>
        </w:rPr>
        <w:fldChar w:fldCharType="end"/>
      </w:r>
    </w:p>
    <w:p w:rsidR="00D635F4" w:rsidRPr="006A318B" w:rsidRDefault="00D635F4" w:rsidP="00D635F4">
      <w:pPr>
        <w:ind w:firstLine="709"/>
        <w:jc w:val="both"/>
        <w:rPr>
          <w:color w:val="000000"/>
          <w:sz w:val="28"/>
          <w:szCs w:val="28"/>
        </w:rPr>
      </w:pPr>
    </w:p>
    <w:p w:rsidR="00D635F4" w:rsidRPr="006A318B" w:rsidRDefault="00D635F4" w:rsidP="00D635F4">
      <w:pPr>
        <w:ind w:firstLine="709"/>
        <w:jc w:val="both"/>
        <w:rPr>
          <w:color w:val="000000"/>
          <w:sz w:val="28"/>
          <w:szCs w:val="28"/>
        </w:rPr>
      </w:pPr>
      <w:r w:rsidRPr="006A318B">
        <w:rPr>
          <w:color w:val="000000"/>
          <w:sz w:val="28"/>
          <w:szCs w:val="28"/>
        </w:rPr>
        <w:t xml:space="preserve"> </w:t>
      </w:r>
      <w:r w:rsidRPr="006A318B">
        <w:rPr>
          <w:i/>
          <w:color w:val="000000"/>
          <w:sz w:val="28"/>
          <w:szCs w:val="28"/>
        </w:rPr>
        <w:t>Версия 8.2</w:t>
      </w:r>
      <w:r w:rsidRPr="006A318B">
        <w:rPr>
          <w:color w:val="000000"/>
          <w:sz w:val="28"/>
          <w:szCs w:val="28"/>
        </w:rPr>
        <w:t xml:space="preserve"> – клиентское приложение работает в интерфейсе 8.2.  Переключение в интерфейс Такси невозможно. </w:t>
      </w:r>
    </w:p>
    <w:p w:rsidR="00D635F4" w:rsidRPr="006A318B" w:rsidRDefault="00D635F4" w:rsidP="00D635F4">
      <w:pPr>
        <w:ind w:firstLine="709"/>
        <w:jc w:val="both"/>
        <w:rPr>
          <w:color w:val="000000"/>
          <w:sz w:val="28"/>
          <w:szCs w:val="28"/>
        </w:rPr>
      </w:pPr>
      <w:r w:rsidRPr="006A318B">
        <w:rPr>
          <w:i/>
          <w:color w:val="000000"/>
          <w:sz w:val="28"/>
          <w:szCs w:val="28"/>
        </w:rPr>
        <w:t xml:space="preserve">Версия 8.2. Разрешить Такси </w:t>
      </w:r>
      <w:r w:rsidRPr="006A318B">
        <w:rPr>
          <w:color w:val="000000"/>
          <w:sz w:val="28"/>
          <w:szCs w:val="28"/>
        </w:rPr>
        <w:t xml:space="preserve">– по умолчанию используется интерфейс версии 8.2. Возможно переключение на интерфейс Такси с помощью диалога параметров или командной строки. </w:t>
      </w:r>
    </w:p>
    <w:p w:rsidR="00D635F4" w:rsidRPr="006A318B" w:rsidRDefault="00D635F4" w:rsidP="00D635F4">
      <w:pPr>
        <w:ind w:firstLine="709"/>
        <w:jc w:val="both"/>
        <w:rPr>
          <w:color w:val="000000"/>
          <w:sz w:val="28"/>
          <w:szCs w:val="28"/>
        </w:rPr>
      </w:pPr>
      <w:r w:rsidRPr="006A318B">
        <w:rPr>
          <w:i/>
          <w:color w:val="000000"/>
          <w:sz w:val="28"/>
          <w:szCs w:val="28"/>
        </w:rPr>
        <w:t>Такси. Разрешить Версия 8.2</w:t>
      </w:r>
      <w:r w:rsidRPr="006A318B">
        <w:rPr>
          <w:color w:val="000000"/>
          <w:sz w:val="28"/>
          <w:szCs w:val="28"/>
        </w:rPr>
        <w:t xml:space="preserve"> – по умолчанию используется интерфейс Такси. Возможно переключение на интерфейс версии 8.2 с помощью диалога параметров или командной строки. </w:t>
      </w:r>
    </w:p>
    <w:p w:rsidR="00D635F4" w:rsidRPr="006A318B" w:rsidRDefault="00D635F4" w:rsidP="00D635F4">
      <w:pPr>
        <w:ind w:firstLine="709"/>
        <w:jc w:val="both"/>
        <w:rPr>
          <w:color w:val="000000"/>
          <w:sz w:val="28"/>
          <w:szCs w:val="28"/>
        </w:rPr>
      </w:pPr>
      <w:r w:rsidRPr="006A318B">
        <w:rPr>
          <w:i/>
          <w:color w:val="000000"/>
          <w:sz w:val="28"/>
          <w:szCs w:val="28"/>
        </w:rPr>
        <w:t>Такси</w:t>
      </w:r>
      <w:r w:rsidRPr="006A318B">
        <w:rPr>
          <w:color w:val="000000"/>
          <w:sz w:val="28"/>
          <w:szCs w:val="28"/>
        </w:rPr>
        <w:t xml:space="preserve"> – клиентское приложение работает в интерфейсе Такси. Переключение в режим интерфейса 8.2 невозможно.</w:t>
      </w:r>
      <w:r w:rsidR="008374F8" w:rsidRPr="006A318B">
        <w:rPr>
          <w:color w:val="000000"/>
          <w:sz w:val="28"/>
          <w:szCs w:val="28"/>
        </w:rPr>
        <w:t xml:space="preserve">   </w:t>
      </w:r>
      <w:r w:rsidRPr="006A318B">
        <w:rPr>
          <w:color w:val="000000"/>
          <w:sz w:val="28"/>
          <w:szCs w:val="28"/>
        </w:rPr>
        <w:t xml:space="preserve"> </w:t>
      </w:r>
    </w:p>
    <w:p w:rsidR="00D635F4" w:rsidRPr="006A318B" w:rsidRDefault="00D635F4" w:rsidP="00D635F4">
      <w:pPr>
        <w:ind w:firstLine="709"/>
        <w:jc w:val="both"/>
        <w:rPr>
          <w:color w:val="000000"/>
          <w:sz w:val="28"/>
          <w:szCs w:val="28"/>
        </w:rPr>
      </w:pPr>
    </w:p>
    <w:p w:rsidR="0078219A" w:rsidRPr="006A318B" w:rsidRDefault="0078219A" w:rsidP="00D635F4">
      <w:pPr>
        <w:ind w:firstLine="709"/>
        <w:jc w:val="both"/>
        <w:rPr>
          <w:color w:val="000000"/>
          <w:sz w:val="28"/>
          <w:szCs w:val="28"/>
        </w:rPr>
      </w:pPr>
      <w:r w:rsidRPr="006A318B">
        <w:rPr>
          <w:color w:val="000000"/>
          <w:sz w:val="28"/>
          <w:szCs w:val="28"/>
        </w:rPr>
        <w:t xml:space="preserve"> В режиме 1С:Предприятие.</w:t>
      </w:r>
    </w:p>
    <w:p w:rsidR="0078219A" w:rsidRPr="006A318B" w:rsidRDefault="0078219A" w:rsidP="00D635F4">
      <w:pPr>
        <w:ind w:firstLine="709"/>
        <w:jc w:val="both"/>
        <w:rPr>
          <w:color w:val="000000"/>
          <w:sz w:val="28"/>
          <w:szCs w:val="28"/>
        </w:rPr>
      </w:pPr>
    </w:p>
    <w:p w:rsidR="00D635F4" w:rsidRPr="006A318B" w:rsidRDefault="00F24537" w:rsidP="0078219A">
      <w:pPr>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"http://xn----1-bedvffifm4g.xn--p1ai/wp-content/uploads/2014/03/%D0%BA311.png"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"http://xn----1-bedvffifm4g.xn--p1ai/wp-content/uploads/2014/03/%D0%BA311.png"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56" type="#_x0000_t75" alt="Внешний вид интерфейса" style="width:273.75pt;height:308.95pt">
            <v:imagedata r:id="rId72" r:href="rId73"/>
          </v:shape>
        </w:pict>
      </w:r>
      <w:r w:rsidR="00035627">
        <w:rPr>
          <w:color w:val="000000"/>
          <w:sz w:val="28"/>
          <w:szCs w:val="28"/>
        </w:rPr>
        <w:fldChar w:fldCharType="end"/>
      </w:r>
      <w:r w:rsidRPr="006A318B">
        <w:rPr>
          <w:color w:val="000000"/>
          <w:sz w:val="28"/>
          <w:szCs w:val="28"/>
        </w:rPr>
        <w:fldChar w:fldCharType="end"/>
      </w:r>
    </w:p>
    <w:p w:rsidR="0046753B" w:rsidRPr="006A318B" w:rsidRDefault="0046753B" w:rsidP="00AA33D4">
      <w:pPr>
        <w:ind w:firstLine="709"/>
        <w:jc w:val="both"/>
        <w:rPr>
          <w:b/>
          <w:i/>
          <w:color w:val="000000"/>
          <w:sz w:val="28"/>
          <w:szCs w:val="28"/>
        </w:rPr>
      </w:pPr>
    </w:p>
    <w:p w:rsidR="001F6F2F" w:rsidRDefault="001F6F2F" w:rsidP="001F6F2F">
      <w:pPr>
        <w:shd w:val="clear" w:color="auto" w:fill="FFFFFF"/>
        <w:spacing w:line="348" w:lineRule="atLeast"/>
        <w:rPr>
          <w:rFonts w:ascii="Arial" w:hAnsi="Arial" w:cs="Arial"/>
          <w:color w:val="000000"/>
          <w:sz w:val="25"/>
          <w:szCs w:val="25"/>
        </w:rPr>
      </w:pPr>
    </w:p>
    <w:p w:rsidR="00070E42" w:rsidRDefault="00070E42" w:rsidP="008374F8">
      <w:pPr>
        <w:shd w:val="clear" w:color="auto" w:fill="FFFFFF"/>
        <w:spacing w:line="348" w:lineRule="atLeast"/>
        <w:ind w:firstLine="709"/>
        <w:rPr>
          <w:ins w:id="148" w:author="SAWA" w:date="2016-05-12T18:06:00Z"/>
          <w:b/>
          <w:color w:val="000000"/>
          <w:sz w:val="28"/>
          <w:szCs w:val="28"/>
          <w:shd w:val="clear" w:color="auto" w:fill="FFFFFF"/>
        </w:rPr>
      </w:pPr>
      <w:ins w:id="149" w:author="SAWA" w:date="2016-05-12T18:06:00Z">
        <w:r>
          <w:rPr>
            <w:b/>
            <w:color w:val="000000"/>
            <w:sz w:val="28"/>
            <w:szCs w:val="28"/>
            <w:shd w:val="clear" w:color="auto" w:fill="FFFFFF"/>
          </w:rPr>
          <w:t>3. Разработка пользовательского интерфейса</w:t>
        </w:r>
      </w:ins>
    </w:p>
    <w:p w:rsidR="00070E42" w:rsidRDefault="00070E42" w:rsidP="008374F8">
      <w:pPr>
        <w:shd w:val="clear" w:color="auto" w:fill="FFFFFF"/>
        <w:spacing w:line="348" w:lineRule="atLeast"/>
        <w:ind w:firstLine="709"/>
        <w:rPr>
          <w:ins w:id="150" w:author="SAWA" w:date="2016-05-12T18:12:00Z"/>
          <w:b/>
          <w:color w:val="000000"/>
          <w:sz w:val="28"/>
          <w:szCs w:val="28"/>
          <w:shd w:val="clear" w:color="auto" w:fill="FFFFFF"/>
        </w:rPr>
      </w:pPr>
    </w:p>
    <w:p w:rsidR="00FB7F20" w:rsidRDefault="00FB7F20" w:rsidP="008374F8">
      <w:pPr>
        <w:shd w:val="clear" w:color="auto" w:fill="FFFFFF"/>
        <w:spacing w:line="348" w:lineRule="atLeast"/>
        <w:ind w:firstLine="709"/>
        <w:rPr>
          <w:ins w:id="151" w:author="SAWA" w:date="2016-05-12T18:12:00Z"/>
          <w:color w:val="000000"/>
          <w:sz w:val="28"/>
          <w:szCs w:val="28"/>
          <w:shd w:val="clear" w:color="auto" w:fill="FFFFFF"/>
        </w:rPr>
      </w:pPr>
      <w:ins w:id="152" w:author="SAWA" w:date="2016-05-12T18:12:00Z">
        <w:r>
          <w:rPr>
            <w:color w:val="000000"/>
            <w:sz w:val="28"/>
            <w:szCs w:val="28"/>
            <w:shd w:val="clear" w:color="auto" w:fill="FFFFFF"/>
          </w:rPr>
          <w:t xml:space="preserve">При </w:t>
        </w:r>
      </w:ins>
      <w:ins w:id="153" w:author="SAWA" w:date="2016-05-12T18:13:00Z">
        <w:r>
          <w:rPr>
            <w:color w:val="000000"/>
            <w:sz w:val="28"/>
            <w:szCs w:val="28"/>
            <w:shd w:val="clear" w:color="auto" w:fill="FFFFFF"/>
          </w:rPr>
          <w:t>организации</w:t>
        </w:r>
      </w:ins>
      <w:ins w:id="154" w:author="SAWA" w:date="2016-05-12T18:12:00Z">
        <w:r>
          <w:rPr>
            <w:color w:val="000000"/>
            <w:sz w:val="28"/>
            <w:szCs w:val="28"/>
            <w:shd w:val="clear" w:color="auto" w:fill="FFFFFF"/>
          </w:rPr>
          <w:t xml:space="preserve"> пользовательского интерфейса разработчик решает две задачи:</w:t>
        </w:r>
      </w:ins>
    </w:p>
    <w:p w:rsidR="00FB7F20" w:rsidRDefault="00FB7F20" w:rsidP="00FB7F20">
      <w:pPr>
        <w:numPr>
          <w:ilvl w:val="0"/>
          <w:numId w:val="43"/>
        </w:numPr>
        <w:shd w:val="clear" w:color="auto" w:fill="FFFFFF"/>
        <w:spacing w:line="348" w:lineRule="atLeast"/>
        <w:rPr>
          <w:ins w:id="155" w:author="SAWA" w:date="2016-05-12T18:13:00Z"/>
          <w:color w:val="000000"/>
          <w:sz w:val="28"/>
          <w:szCs w:val="28"/>
          <w:shd w:val="clear" w:color="auto" w:fill="FFFFFF"/>
        </w:rPr>
        <w:pPrChange w:id="156" w:author="SAWA" w:date="2016-05-12T18:13:00Z">
          <w:pPr>
            <w:shd w:val="clear" w:color="auto" w:fill="FFFFFF"/>
            <w:spacing w:line="348" w:lineRule="atLeast"/>
            <w:ind w:firstLine="709"/>
          </w:pPr>
        </w:pPrChange>
      </w:pPr>
      <w:ins w:id="157" w:author="SAWA" w:date="2016-05-12T18:13:00Z">
        <w:r>
          <w:rPr>
            <w:color w:val="000000"/>
            <w:sz w:val="28"/>
            <w:szCs w:val="28"/>
            <w:shd w:val="clear" w:color="auto" w:fill="FFFFFF"/>
          </w:rPr>
          <w:t>Реализация форм прикладных объектов и отчетов для ввода и анализа данных</w:t>
        </w:r>
      </w:ins>
    </w:p>
    <w:p w:rsidR="00FB7F20" w:rsidRPr="00FB7F20" w:rsidRDefault="00FB7F20" w:rsidP="00FB7F20">
      <w:pPr>
        <w:numPr>
          <w:ilvl w:val="0"/>
          <w:numId w:val="43"/>
        </w:numPr>
        <w:shd w:val="clear" w:color="auto" w:fill="FFFFFF"/>
        <w:spacing w:line="348" w:lineRule="atLeast"/>
        <w:rPr>
          <w:ins w:id="158" w:author="SAWA" w:date="2016-05-12T18:12:00Z"/>
          <w:color w:val="000000"/>
          <w:sz w:val="28"/>
          <w:szCs w:val="28"/>
          <w:shd w:val="clear" w:color="auto" w:fill="FFFFFF"/>
          <w:rPrChange w:id="159" w:author="SAWA" w:date="2016-05-12T18:12:00Z">
            <w:rPr>
              <w:ins w:id="160" w:author="SAWA" w:date="2016-05-12T18:12:00Z"/>
              <w:b/>
              <w:color w:val="000000"/>
              <w:sz w:val="28"/>
              <w:szCs w:val="28"/>
              <w:shd w:val="clear" w:color="auto" w:fill="FFFFFF"/>
            </w:rPr>
          </w:rPrChange>
        </w:rPr>
        <w:pPrChange w:id="161" w:author="SAWA" w:date="2016-05-12T18:13:00Z">
          <w:pPr>
            <w:shd w:val="clear" w:color="auto" w:fill="FFFFFF"/>
            <w:spacing w:line="348" w:lineRule="atLeast"/>
            <w:ind w:firstLine="709"/>
          </w:pPr>
        </w:pPrChange>
      </w:pPr>
      <w:ins w:id="162" w:author="SAWA" w:date="2016-05-12T18:13:00Z">
        <w:r>
          <w:rPr>
            <w:color w:val="000000"/>
            <w:sz w:val="28"/>
            <w:szCs w:val="28"/>
            <w:shd w:val="clear" w:color="auto" w:fill="FFFFFF"/>
          </w:rPr>
          <w:t>Реализация интерфейсных элементов приложения: элементов меню, командных панеле</w:t>
        </w:r>
      </w:ins>
      <w:ins w:id="163" w:author="SAWA" w:date="2016-05-12T18:14:00Z">
        <w:r>
          <w:rPr>
            <w:color w:val="000000"/>
            <w:sz w:val="28"/>
            <w:szCs w:val="28"/>
            <w:shd w:val="clear" w:color="auto" w:fill="FFFFFF"/>
          </w:rPr>
          <w:t>й, АРМ и т.д.</w:t>
        </w:r>
      </w:ins>
    </w:p>
    <w:p w:rsidR="00FB7F20" w:rsidRDefault="00FB7F20" w:rsidP="008374F8">
      <w:pPr>
        <w:shd w:val="clear" w:color="auto" w:fill="FFFFFF"/>
        <w:spacing w:line="348" w:lineRule="atLeast"/>
        <w:ind w:firstLine="709"/>
        <w:rPr>
          <w:ins w:id="164" w:author="SAWA" w:date="2016-05-12T18:14:00Z"/>
          <w:color w:val="000000"/>
          <w:sz w:val="28"/>
          <w:szCs w:val="28"/>
          <w:shd w:val="clear" w:color="auto" w:fill="FFFFFF"/>
        </w:rPr>
      </w:pPr>
      <w:ins w:id="165" w:author="SAWA" w:date="2016-05-12T18:14:00Z">
        <w:r w:rsidRPr="00FB7F20">
          <w:rPr>
            <w:color w:val="000000"/>
            <w:sz w:val="28"/>
            <w:szCs w:val="28"/>
            <w:shd w:val="clear" w:color="auto" w:fill="FFFFFF"/>
            <w:rPrChange w:id="166" w:author="SAWA" w:date="2016-05-12T18:14:00Z">
              <w:rPr>
                <w:b/>
                <w:color w:val="000000"/>
                <w:sz w:val="28"/>
                <w:szCs w:val="28"/>
                <w:shd w:val="clear" w:color="auto" w:fill="FFFFFF"/>
              </w:rPr>
            </w:rPrChange>
          </w:rPr>
          <w:t xml:space="preserve">Для этого </w:t>
        </w:r>
        <w:r>
          <w:rPr>
            <w:color w:val="000000"/>
            <w:sz w:val="28"/>
            <w:szCs w:val="28"/>
            <w:shd w:val="clear" w:color="auto" w:fill="FFFFFF"/>
          </w:rPr>
          <w:t>в конфигураторе предусмотрены специальные инструменты, которые рассмотрим ниже.</w:t>
        </w:r>
      </w:ins>
    </w:p>
    <w:p w:rsidR="00FB7F20" w:rsidRPr="00FB7F20" w:rsidRDefault="00FB7F20" w:rsidP="008374F8">
      <w:pPr>
        <w:shd w:val="clear" w:color="auto" w:fill="FFFFFF"/>
        <w:spacing w:line="348" w:lineRule="atLeast"/>
        <w:ind w:firstLine="709"/>
        <w:rPr>
          <w:ins w:id="167" w:author="SAWA" w:date="2016-05-12T18:09:00Z"/>
          <w:color w:val="000000"/>
          <w:sz w:val="28"/>
          <w:szCs w:val="28"/>
          <w:shd w:val="clear" w:color="auto" w:fill="FFFFFF"/>
          <w:rPrChange w:id="168" w:author="SAWA" w:date="2016-05-12T18:14:00Z">
            <w:rPr>
              <w:ins w:id="169" w:author="SAWA" w:date="2016-05-12T18:09:00Z"/>
              <w:b/>
              <w:color w:val="000000"/>
              <w:sz w:val="28"/>
              <w:szCs w:val="28"/>
              <w:shd w:val="clear" w:color="auto" w:fill="FFFFFF"/>
            </w:rPr>
          </w:rPrChange>
        </w:rPr>
      </w:pPr>
      <w:bookmarkStart w:id="170" w:name="_GoBack"/>
      <w:bookmarkEnd w:id="170"/>
    </w:p>
    <w:p w:rsidR="001F6F2F" w:rsidRPr="008374F8" w:rsidRDefault="001F6F2F" w:rsidP="008374F8">
      <w:pPr>
        <w:shd w:val="clear" w:color="auto" w:fill="FFFFFF"/>
        <w:spacing w:line="348" w:lineRule="atLeast"/>
        <w:ind w:firstLine="709"/>
        <w:rPr>
          <w:b/>
          <w:color w:val="000000"/>
          <w:sz w:val="28"/>
          <w:szCs w:val="28"/>
          <w:shd w:val="clear" w:color="auto" w:fill="FFFFFF"/>
        </w:rPr>
      </w:pPr>
      <w:r w:rsidRPr="008374F8">
        <w:rPr>
          <w:b/>
          <w:color w:val="000000"/>
          <w:sz w:val="28"/>
          <w:szCs w:val="28"/>
          <w:shd w:val="clear" w:color="auto" w:fill="FFFFFF"/>
        </w:rPr>
        <w:t>2.</w:t>
      </w:r>
      <w:r w:rsidR="00625ADB">
        <w:rPr>
          <w:b/>
          <w:color w:val="000000"/>
          <w:sz w:val="28"/>
          <w:szCs w:val="28"/>
          <w:shd w:val="clear" w:color="auto" w:fill="FFFFFF"/>
        </w:rPr>
        <w:t>3</w:t>
      </w:r>
      <w:r w:rsidRPr="008374F8">
        <w:rPr>
          <w:b/>
          <w:color w:val="000000"/>
          <w:sz w:val="28"/>
          <w:szCs w:val="28"/>
          <w:shd w:val="clear" w:color="auto" w:fill="FFFFFF"/>
        </w:rPr>
        <w:t xml:space="preserve">. </w:t>
      </w:r>
      <w:r w:rsidR="008374F8">
        <w:rPr>
          <w:b/>
          <w:color w:val="000000"/>
          <w:sz w:val="28"/>
          <w:szCs w:val="28"/>
          <w:shd w:val="clear" w:color="auto" w:fill="FFFFFF"/>
        </w:rPr>
        <w:t>Формы</w:t>
      </w:r>
    </w:p>
    <w:p w:rsidR="001F6F2F" w:rsidRDefault="001F6F2F" w:rsidP="001F6F2F">
      <w:pPr>
        <w:shd w:val="clear" w:color="auto" w:fill="FFFFFF"/>
        <w:spacing w:line="348" w:lineRule="atLeast"/>
        <w:rPr>
          <w:rFonts w:ascii="Arial" w:hAnsi="Arial" w:cs="Arial"/>
          <w:color w:val="000000"/>
          <w:sz w:val="25"/>
          <w:szCs w:val="25"/>
        </w:rPr>
      </w:pPr>
    </w:p>
    <w:p w:rsidR="00D0164B" w:rsidRDefault="00E07B3E" w:rsidP="00D0164B">
      <w:pPr>
        <w:autoSpaceDE w:val="0"/>
        <w:autoSpaceDN w:val="0"/>
        <w:adjustRightInd w:val="0"/>
        <w:ind w:firstLine="709"/>
        <w:jc w:val="both"/>
        <w:rPr>
          <w:rFonts w:eastAsia="TimesNewRomanPSMT"/>
          <w:sz w:val="28"/>
          <w:szCs w:val="28"/>
        </w:rPr>
      </w:pPr>
      <w:r w:rsidRPr="00D0164B">
        <w:rPr>
          <w:rStyle w:val="afa"/>
          <w:color w:val="000000"/>
          <w:sz w:val="28"/>
          <w:szCs w:val="28"/>
          <w:shd w:val="clear" w:color="auto" w:fill="FFFFFF"/>
        </w:rPr>
        <w:t>Формы</w:t>
      </w:r>
      <w:r w:rsidR="008374F8" w:rsidRPr="00D0164B">
        <w:rPr>
          <w:rStyle w:val="apple-converted-space"/>
          <w:color w:val="000000"/>
          <w:sz w:val="28"/>
          <w:szCs w:val="28"/>
          <w:shd w:val="clear" w:color="auto" w:fill="FFFFFF"/>
        </w:rPr>
        <w:t xml:space="preserve"> </w:t>
      </w:r>
      <w:r w:rsidRPr="00D0164B">
        <w:rPr>
          <w:color w:val="000000"/>
          <w:sz w:val="28"/>
          <w:szCs w:val="28"/>
          <w:shd w:val="clear" w:color="auto" w:fill="FFFFFF"/>
        </w:rPr>
        <w:t xml:space="preserve">в 1С:Предприятии предназначены для отображения и редактирования информации, содержащейся в базе данных. Формы могут принадлежать </w:t>
      </w:r>
      <w:r w:rsidRPr="00D0164B">
        <w:rPr>
          <w:b/>
          <w:i/>
          <w:color w:val="000000"/>
          <w:sz w:val="28"/>
          <w:szCs w:val="28"/>
          <w:shd w:val="clear" w:color="auto" w:fill="FFFFFF"/>
        </w:rPr>
        <w:t>конкретным объектам конфигурации</w:t>
      </w:r>
      <w:r w:rsidRPr="00D0164B">
        <w:rPr>
          <w:color w:val="000000"/>
          <w:sz w:val="28"/>
          <w:szCs w:val="28"/>
          <w:shd w:val="clear" w:color="auto" w:fill="FFFFFF"/>
        </w:rPr>
        <w:t xml:space="preserve"> или существовать отдельно от них и использоваться всем прикладным решением в целом</w:t>
      </w:r>
      <w:r w:rsidR="00904AD2" w:rsidRPr="00D0164B">
        <w:rPr>
          <w:color w:val="000000"/>
          <w:sz w:val="28"/>
          <w:szCs w:val="28"/>
          <w:shd w:val="clear" w:color="auto" w:fill="FFFFFF"/>
        </w:rPr>
        <w:t xml:space="preserve"> </w:t>
      </w:r>
      <w:r w:rsidR="008374F8" w:rsidRPr="00D0164B">
        <w:rPr>
          <w:color w:val="000000"/>
          <w:sz w:val="28"/>
          <w:szCs w:val="28"/>
          <w:shd w:val="clear" w:color="auto" w:fill="FFFFFF"/>
        </w:rPr>
        <w:t xml:space="preserve">– </w:t>
      </w:r>
      <w:r w:rsidR="00904AD2" w:rsidRPr="00D0164B">
        <w:rPr>
          <w:rFonts w:eastAsia="TimesNewRomanPSMT"/>
          <w:b/>
          <w:i/>
          <w:sz w:val="28"/>
          <w:szCs w:val="28"/>
        </w:rPr>
        <w:t>общие формы</w:t>
      </w:r>
      <w:r w:rsidR="00904AD2" w:rsidRPr="00D0164B">
        <w:rPr>
          <w:rFonts w:eastAsia="TimesNewRomanPSMT"/>
          <w:sz w:val="28"/>
          <w:szCs w:val="28"/>
        </w:rPr>
        <w:t xml:space="preserve"> (</w:t>
      </w:r>
      <w:r w:rsidR="00904AD2" w:rsidRPr="00D0164B">
        <w:rPr>
          <w:color w:val="000000"/>
          <w:sz w:val="28"/>
          <w:szCs w:val="28"/>
          <w:shd w:val="clear" w:color="auto" w:fill="FFFFFF"/>
        </w:rPr>
        <w:t>не принадлежащие конкретным объектам конфигурации</w:t>
      </w:r>
      <w:r w:rsidR="00904AD2" w:rsidRPr="00D0164B">
        <w:rPr>
          <w:rFonts w:eastAsia="TimesNewRomanPSMT"/>
          <w:sz w:val="28"/>
          <w:szCs w:val="28"/>
        </w:rPr>
        <w:t>).</w:t>
      </w:r>
      <w:r w:rsidR="008374F8" w:rsidRPr="00D0164B">
        <w:rPr>
          <w:rFonts w:eastAsia="TimesNewRomanPSMT"/>
          <w:sz w:val="28"/>
          <w:szCs w:val="28"/>
        </w:rPr>
        <w:t xml:space="preserve"> </w:t>
      </w:r>
    </w:p>
    <w:p w:rsidR="0024344E" w:rsidRPr="0024344E" w:rsidRDefault="0024344E" w:rsidP="0024344E">
      <w:pPr>
        <w:pStyle w:val="usual"/>
        <w:spacing w:before="0" w:beforeAutospacing="0" w:after="0" w:afterAutospacing="0"/>
        <w:ind w:firstLine="709"/>
        <w:jc w:val="both"/>
        <w:rPr>
          <w:sz w:val="28"/>
          <w:szCs w:val="28"/>
        </w:rPr>
      </w:pPr>
      <w:r w:rsidRPr="0024344E">
        <w:rPr>
          <w:sz w:val="28"/>
          <w:szCs w:val="28"/>
          <w:u w:val="single"/>
        </w:rPr>
        <w:t>Основное назначение формы</w:t>
      </w:r>
      <w:r w:rsidRPr="0024344E">
        <w:rPr>
          <w:sz w:val="28"/>
          <w:szCs w:val="28"/>
        </w:rPr>
        <w:t xml:space="preserve"> </w:t>
      </w:r>
      <w:r w:rsidRPr="00D0164B">
        <w:rPr>
          <w:color w:val="000000"/>
          <w:sz w:val="28"/>
          <w:szCs w:val="28"/>
          <w:shd w:val="clear" w:color="auto" w:fill="FFFFFF"/>
        </w:rPr>
        <w:t>–</w:t>
      </w:r>
      <w:r w:rsidRPr="0024344E">
        <w:rPr>
          <w:sz w:val="28"/>
          <w:szCs w:val="28"/>
        </w:rPr>
        <w:t xml:space="preserve"> предоставить пользователю удобное средство для ввода и просмотра информации. Как и бумажный документ, форма позволяет быстро ввести необходимую информацию и запомнить ее для </w:t>
      </w:r>
      <w:r w:rsidRPr="0024344E">
        <w:rPr>
          <w:sz w:val="28"/>
          <w:szCs w:val="28"/>
        </w:rPr>
        <w:lastRenderedPageBreak/>
        <w:t xml:space="preserve">последующей обработки, а при необходимости </w:t>
      </w:r>
      <w:r w:rsidRPr="00D0164B">
        <w:rPr>
          <w:color w:val="000000"/>
          <w:sz w:val="28"/>
          <w:szCs w:val="28"/>
          <w:shd w:val="clear" w:color="auto" w:fill="FFFFFF"/>
        </w:rPr>
        <w:t>–</w:t>
      </w:r>
      <w:r w:rsidRPr="0024344E">
        <w:rPr>
          <w:sz w:val="28"/>
          <w:szCs w:val="28"/>
        </w:rPr>
        <w:t xml:space="preserve"> вновь вернуться к ранее введенным данным для просмотра или корректировки.</w:t>
      </w:r>
    </w:p>
    <w:p w:rsidR="0024344E" w:rsidRPr="00452827" w:rsidRDefault="0024344E" w:rsidP="00452827">
      <w:pPr>
        <w:pStyle w:val="usual"/>
        <w:spacing w:before="0" w:beforeAutospacing="0" w:after="0" w:afterAutospacing="0"/>
        <w:ind w:firstLine="709"/>
        <w:jc w:val="both"/>
        <w:rPr>
          <w:sz w:val="28"/>
          <w:szCs w:val="28"/>
        </w:rPr>
      </w:pPr>
      <w:r w:rsidRPr="00452827">
        <w:rPr>
          <w:sz w:val="28"/>
          <w:szCs w:val="28"/>
        </w:rPr>
        <w:t xml:space="preserve">Форма состоит из </w:t>
      </w:r>
      <w:r w:rsidRPr="00452827">
        <w:rPr>
          <w:rStyle w:val="afa"/>
          <w:sz w:val="28"/>
          <w:szCs w:val="28"/>
        </w:rPr>
        <w:t>диалога</w:t>
      </w:r>
      <w:r w:rsidRPr="00452827">
        <w:rPr>
          <w:sz w:val="28"/>
          <w:szCs w:val="28"/>
        </w:rPr>
        <w:t xml:space="preserve">, </w:t>
      </w:r>
      <w:r w:rsidRPr="00452827">
        <w:rPr>
          <w:rStyle w:val="afa"/>
          <w:sz w:val="28"/>
          <w:szCs w:val="28"/>
        </w:rPr>
        <w:t>модуля</w:t>
      </w:r>
      <w:r w:rsidRPr="00452827">
        <w:rPr>
          <w:sz w:val="28"/>
          <w:szCs w:val="28"/>
        </w:rPr>
        <w:t xml:space="preserve"> и </w:t>
      </w:r>
      <w:r w:rsidRPr="00452827">
        <w:rPr>
          <w:rStyle w:val="afa"/>
          <w:sz w:val="28"/>
          <w:szCs w:val="28"/>
        </w:rPr>
        <w:t>реквизитов</w:t>
      </w:r>
      <w:r w:rsidRPr="00452827">
        <w:rPr>
          <w:sz w:val="28"/>
          <w:szCs w:val="28"/>
        </w:rPr>
        <w:t xml:space="preserve"> формы (полей формы).</w:t>
      </w:r>
    </w:p>
    <w:p w:rsidR="00452827" w:rsidRPr="00452827" w:rsidRDefault="00452827" w:rsidP="00452827">
      <w:pPr>
        <w:pStyle w:val="usual"/>
        <w:spacing w:before="0" w:beforeAutospacing="0" w:after="0" w:afterAutospacing="0"/>
        <w:ind w:firstLine="709"/>
        <w:jc w:val="both"/>
        <w:rPr>
          <w:sz w:val="28"/>
          <w:szCs w:val="28"/>
        </w:rPr>
      </w:pPr>
      <w:r w:rsidRPr="00452827">
        <w:rPr>
          <w:rStyle w:val="afa"/>
          <w:sz w:val="28"/>
          <w:szCs w:val="28"/>
        </w:rPr>
        <w:t>Диалог формы</w:t>
      </w:r>
      <w:r w:rsidRPr="00452827">
        <w:rPr>
          <w:sz w:val="28"/>
          <w:szCs w:val="28"/>
        </w:rPr>
        <w:t xml:space="preserve"> представляет собой прямоугольную область экрана, которая, в самом общем случае, содержит различные элементы управления; например, поясняющие надписи, поля ввода информации, элементы управления (например, кнопки) и т.д. С его помощью осуществляется взаимодействие пользователя с программой. </w:t>
      </w:r>
    </w:p>
    <w:p w:rsidR="00452827" w:rsidRPr="00452827" w:rsidRDefault="00452827" w:rsidP="00452827">
      <w:pPr>
        <w:pStyle w:val="usual"/>
        <w:spacing w:before="0" w:beforeAutospacing="0" w:after="0" w:afterAutospacing="0"/>
        <w:ind w:firstLine="709"/>
        <w:jc w:val="both"/>
        <w:rPr>
          <w:sz w:val="28"/>
          <w:szCs w:val="28"/>
        </w:rPr>
      </w:pPr>
      <w:r w:rsidRPr="00452827">
        <w:rPr>
          <w:rStyle w:val="afa"/>
          <w:sz w:val="28"/>
          <w:szCs w:val="28"/>
        </w:rPr>
        <w:t>Модуль формы</w:t>
      </w:r>
      <w:r w:rsidRPr="00452827">
        <w:rPr>
          <w:sz w:val="28"/>
          <w:szCs w:val="28"/>
        </w:rPr>
        <w:t xml:space="preserve"> </w:t>
      </w:r>
      <w:r w:rsidR="00625ADB" w:rsidRPr="00D0164B">
        <w:rPr>
          <w:color w:val="000000"/>
          <w:sz w:val="28"/>
          <w:szCs w:val="28"/>
          <w:shd w:val="clear" w:color="auto" w:fill="FFFFFF"/>
        </w:rPr>
        <w:t>–</w:t>
      </w:r>
      <w:r w:rsidRPr="00452827">
        <w:rPr>
          <w:sz w:val="28"/>
          <w:szCs w:val="28"/>
        </w:rPr>
        <w:t xml:space="preserve"> программа на встроенном языке, отвечающая за работу с элементами управления формы, отработку предопределенных процедур и выполняющий различные вспомогательные вычисления. С их помощью производится подготовка и обработка реквизитов формы, передача управления к исполнению, а также обработка действий пользователя.</w:t>
      </w:r>
    </w:p>
    <w:p w:rsidR="00452827" w:rsidRPr="00452827" w:rsidRDefault="00452827" w:rsidP="00452827">
      <w:pPr>
        <w:pStyle w:val="usual"/>
        <w:spacing w:before="0" w:beforeAutospacing="0" w:after="0" w:afterAutospacing="0"/>
        <w:ind w:firstLine="709"/>
        <w:jc w:val="both"/>
        <w:rPr>
          <w:sz w:val="28"/>
          <w:szCs w:val="28"/>
        </w:rPr>
      </w:pPr>
      <w:r w:rsidRPr="00452827">
        <w:rPr>
          <w:rStyle w:val="afa"/>
          <w:sz w:val="28"/>
          <w:szCs w:val="28"/>
        </w:rPr>
        <w:t>Реквизиты формы</w:t>
      </w:r>
      <w:r w:rsidRPr="00452827">
        <w:rPr>
          <w:sz w:val="28"/>
          <w:szCs w:val="28"/>
        </w:rPr>
        <w:t xml:space="preserve"> </w:t>
      </w:r>
      <w:r w:rsidR="00625ADB" w:rsidRPr="00D0164B">
        <w:rPr>
          <w:color w:val="000000"/>
          <w:sz w:val="28"/>
          <w:szCs w:val="28"/>
          <w:shd w:val="clear" w:color="auto" w:fill="FFFFFF"/>
        </w:rPr>
        <w:t>–</w:t>
      </w:r>
      <w:r w:rsidRPr="00452827">
        <w:rPr>
          <w:sz w:val="28"/>
          <w:szCs w:val="28"/>
        </w:rPr>
        <w:t xml:space="preserve"> совокупность объектов различных типов, принадлежащих форме. В списке реквизитов есть </w:t>
      </w:r>
      <w:r w:rsidRPr="00452827">
        <w:rPr>
          <w:rStyle w:val="afa"/>
          <w:sz w:val="28"/>
          <w:szCs w:val="28"/>
        </w:rPr>
        <w:t>основной</w:t>
      </w:r>
      <w:r w:rsidRPr="00452827">
        <w:rPr>
          <w:sz w:val="28"/>
          <w:szCs w:val="28"/>
        </w:rPr>
        <w:t xml:space="preserve"> реквизит (выделен жирным шрифтом), который определяет поведение формы при открытии, редактировании или закрытии формы. </w:t>
      </w:r>
    </w:p>
    <w:p w:rsidR="007B0E0B" w:rsidRDefault="007B0E0B" w:rsidP="00D0164B">
      <w:pPr>
        <w:autoSpaceDE w:val="0"/>
        <w:autoSpaceDN w:val="0"/>
        <w:adjustRightInd w:val="0"/>
        <w:ind w:firstLine="709"/>
        <w:jc w:val="both"/>
        <w:rPr>
          <w:rFonts w:eastAsia="TimesNewRomanPSMT"/>
          <w:sz w:val="28"/>
          <w:szCs w:val="28"/>
        </w:rPr>
      </w:pPr>
    </w:p>
    <w:p w:rsidR="00D0164B" w:rsidRDefault="00D0164B" w:rsidP="00D0164B">
      <w:pPr>
        <w:autoSpaceDE w:val="0"/>
        <w:autoSpaceDN w:val="0"/>
        <w:adjustRightInd w:val="0"/>
        <w:ind w:firstLine="709"/>
        <w:jc w:val="both"/>
        <w:rPr>
          <w:rFonts w:eastAsia="TimesNewRomanPSMT"/>
          <w:b/>
          <w:sz w:val="28"/>
          <w:szCs w:val="28"/>
        </w:rPr>
      </w:pPr>
      <w:r w:rsidRPr="00D0164B">
        <w:rPr>
          <w:rFonts w:eastAsia="TimesNewRomanPSMT"/>
          <w:b/>
          <w:sz w:val="28"/>
          <w:szCs w:val="28"/>
        </w:rPr>
        <w:t>2.</w:t>
      </w:r>
      <w:r w:rsidR="00625ADB">
        <w:rPr>
          <w:rFonts w:eastAsia="TimesNewRomanPSMT"/>
          <w:b/>
          <w:sz w:val="28"/>
          <w:szCs w:val="28"/>
        </w:rPr>
        <w:t>3</w:t>
      </w:r>
      <w:r w:rsidRPr="00D0164B">
        <w:rPr>
          <w:rFonts w:eastAsia="TimesNewRomanPSMT"/>
          <w:b/>
          <w:sz w:val="28"/>
          <w:szCs w:val="28"/>
        </w:rPr>
        <w:t xml:space="preserve">.1. Общие формы. </w:t>
      </w:r>
    </w:p>
    <w:p w:rsidR="0076696D" w:rsidRDefault="0076696D" w:rsidP="00D0164B">
      <w:pPr>
        <w:autoSpaceDE w:val="0"/>
        <w:autoSpaceDN w:val="0"/>
        <w:adjustRightInd w:val="0"/>
        <w:ind w:firstLine="709"/>
        <w:jc w:val="both"/>
        <w:rPr>
          <w:rStyle w:val="afa"/>
          <w:rFonts w:ascii="Open Sans" w:hAnsi="Open Sans"/>
          <w:color w:val="000000"/>
          <w:sz w:val="27"/>
          <w:szCs w:val="27"/>
          <w:shd w:val="clear" w:color="auto" w:fill="FFFFFF"/>
        </w:rPr>
      </w:pPr>
    </w:p>
    <w:p w:rsidR="00547510" w:rsidRPr="0076696D" w:rsidRDefault="0076696D" w:rsidP="00D0164B">
      <w:pPr>
        <w:autoSpaceDE w:val="0"/>
        <w:autoSpaceDN w:val="0"/>
        <w:adjustRightInd w:val="0"/>
        <w:ind w:firstLine="709"/>
        <w:jc w:val="both"/>
        <w:rPr>
          <w:rFonts w:eastAsia="TimesNewRomanPSMT"/>
          <w:sz w:val="28"/>
          <w:szCs w:val="28"/>
        </w:rPr>
      </w:pPr>
      <w:r w:rsidRPr="0076696D">
        <w:rPr>
          <w:rStyle w:val="afa"/>
          <w:rFonts w:ascii="Open Sans" w:hAnsi="Open Sans"/>
          <w:color w:val="000000"/>
          <w:sz w:val="28"/>
          <w:szCs w:val="28"/>
          <w:shd w:val="clear" w:color="auto" w:fill="FFFFFF"/>
        </w:rPr>
        <w:t>Общие формы</w:t>
      </w:r>
      <w:r>
        <w:rPr>
          <w:rStyle w:val="afa"/>
          <w:rFonts w:ascii="Open Sans" w:hAnsi="Open Sans"/>
          <w:color w:val="000000"/>
          <w:sz w:val="28"/>
          <w:szCs w:val="28"/>
          <w:shd w:val="clear" w:color="auto" w:fill="FFFFFF"/>
        </w:rPr>
        <w:t xml:space="preserve"> </w:t>
      </w:r>
      <w:r w:rsidRPr="00D0164B">
        <w:rPr>
          <w:color w:val="000000"/>
          <w:sz w:val="28"/>
          <w:szCs w:val="28"/>
          <w:shd w:val="clear" w:color="auto" w:fill="FFFFFF"/>
        </w:rPr>
        <w:t>–</w:t>
      </w:r>
      <w:r>
        <w:rPr>
          <w:rFonts w:ascii="Open Sans" w:hAnsi="Open Sans"/>
          <w:color w:val="000000"/>
          <w:sz w:val="28"/>
          <w:szCs w:val="28"/>
          <w:shd w:val="clear" w:color="auto" w:fill="FFFFFF"/>
        </w:rPr>
        <w:t xml:space="preserve"> </w:t>
      </w:r>
      <w:r w:rsidRPr="0076696D">
        <w:rPr>
          <w:rFonts w:ascii="Open Sans" w:hAnsi="Open Sans"/>
          <w:color w:val="000000"/>
          <w:sz w:val="28"/>
          <w:szCs w:val="28"/>
          <w:shd w:val="clear" w:color="auto" w:fill="FFFFFF"/>
        </w:rPr>
        <w:t xml:space="preserve">формы, которые </w:t>
      </w:r>
      <w:r>
        <w:rPr>
          <w:rFonts w:ascii="Open Sans" w:hAnsi="Open Sans"/>
          <w:color w:val="000000"/>
          <w:sz w:val="28"/>
          <w:szCs w:val="28"/>
          <w:shd w:val="clear" w:color="auto" w:fill="FFFFFF"/>
        </w:rPr>
        <w:t xml:space="preserve">доступны из места конфигурации. </w:t>
      </w:r>
      <w:r w:rsidRPr="0076696D">
        <w:rPr>
          <w:rFonts w:ascii="Open Sans" w:hAnsi="Open Sans"/>
          <w:color w:val="000000"/>
          <w:sz w:val="28"/>
          <w:szCs w:val="28"/>
          <w:shd w:val="clear" w:color="auto" w:fill="FFFFFF"/>
        </w:rPr>
        <w:t>Обычно общие формы используются для форм настроек программы и других сервисных функций. Например, прикрепление файла к документу, установка ЭЦП, структура подчиненности, установка прав доступа, печать документов, рабочие столы и т.д.</w:t>
      </w:r>
    </w:p>
    <w:p w:rsidR="00E07B3E" w:rsidRPr="00D0164B" w:rsidRDefault="008374F8" w:rsidP="00D0164B">
      <w:pPr>
        <w:autoSpaceDE w:val="0"/>
        <w:autoSpaceDN w:val="0"/>
        <w:adjustRightInd w:val="0"/>
        <w:ind w:firstLine="709"/>
        <w:jc w:val="both"/>
        <w:rPr>
          <w:rFonts w:eastAsia="TimesNewRomanPSMT"/>
          <w:sz w:val="28"/>
          <w:szCs w:val="28"/>
        </w:rPr>
      </w:pPr>
      <w:r w:rsidRPr="00D0164B">
        <w:rPr>
          <w:rFonts w:eastAsia="TimesNewRomanPSMT"/>
          <w:b/>
          <w:sz w:val="28"/>
          <w:szCs w:val="28"/>
          <w:u w:val="single"/>
        </w:rPr>
        <w:t>Общие формы</w:t>
      </w:r>
      <w:r w:rsidRPr="00D0164B">
        <w:rPr>
          <w:rFonts w:eastAsia="TimesNewRomanPSMT"/>
          <w:sz w:val="28"/>
          <w:szCs w:val="28"/>
        </w:rPr>
        <w:t xml:space="preserve"> располагаются в дереве</w:t>
      </w:r>
      <w:r w:rsidR="00D0164B">
        <w:rPr>
          <w:rFonts w:eastAsia="TimesNewRomanPSMT"/>
          <w:sz w:val="28"/>
          <w:szCs w:val="28"/>
        </w:rPr>
        <w:t xml:space="preserve"> </w:t>
      </w:r>
      <w:r w:rsidRPr="00D0164B">
        <w:rPr>
          <w:rFonts w:eastAsia="TimesNewRomanPSMT"/>
          <w:sz w:val="28"/>
          <w:szCs w:val="28"/>
        </w:rPr>
        <w:t>конфигурации, в ветке Общие – Общие формы.</w:t>
      </w:r>
    </w:p>
    <w:p w:rsidR="00D0164B" w:rsidRPr="006A318B" w:rsidRDefault="00D0164B" w:rsidP="008374F8">
      <w:pPr>
        <w:autoSpaceDE w:val="0"/>
        <w:autoSpaceDN w:val="0"/>
        <w:adjustRightInd w:val="0"/>
        <w:rPr>
          <w:rFonts w:ascii="Calibri" w:eastAsia="TimesNewRomanPSMT" w:hAnsi="Calibri" w:cs="TimesNewRomanPSMT"/>
          <w:sz w:val="20"/>
          <w:szCs w:val="20"/>
        </w:rPr>
      </w:pPr>
    </w:p>
    <w:p w:rsidR="00D0164B" w:rsidRPr="006A318B" w:rsidRDefault="00FB7F20" w:rsidP="00D0164B">
      <w:pPr>
        <w:autoSpaceDE w:val="0"/>
        <w:autoSpaceDN w:val="0"/>
        <w:adjustRightInd w:val="0"/>
        <w:jc w:val="center"/>
        <w:rPr>
          <w:rFonts w:ascii="Calibri" w:eastAsia="TimesNewRomanPSMT" w:hAnsi="Calibri" w:cs="TimesNewRomanPSMT"/>
          <w:sz w:val="20"/>
          <w:szCs w:val="20"/>
        </w:rPr>
      </w:pPr>
      <w:r>
        <w:rPr>
          <w:rFonts w:ascii="Calibri" w:eastAsia="TimesNewRomanPSMT" w:hAnsi="Calibri" w:cs="TimesNewRomanPSMT"/>
          <w:sz w:val="20"/>
          <w:szCs w:val="20"/>
        </w:rPr>
        <w:pict>
          <v:shape id="_x0000_i1057" type="#_x0000_t75" style="width:196.75pt;height:215.15pt">
            <v:imagedata r:id="rId74" o:title=""/>
          </v:shape>
        </w:pict>
      </w:r>
    </w:p>
    <w:p w:rsidR="00D0164B" w:rsidRPr="006A318B" w:rsidRDefault="00D0164B" w:rsidP="008374F8">
      <w:pPr>
        <w:autoSpaceDE w:val="0"/>
        <w:autoSpaceDN w:val="0"/>
        <w:adjustRightInd w:val="0"/>
        <w:rPr>
          <w:rFonts w:ascii="Calibri" w:eastAsia="TimesNewRomanPSMT" w:hAnsi="Calibri" w:cs="TimesNewRomanPSMT"/>
          <w:sz w:val="20"/>
          <w:szCs w:val="20"/>
        </w:rPr>
      </w:pPr>
    </w:p>
    <w:p w:rsidR="00D0164B" w:rsidRDefault="00D0164B" w:rsidP="00D0164B">
      <w:pPr>
        <w:autoSpaceDE w:val="0"/>
        <w:autoSpaceDN w:val="0"/>
        <w:adjustRightInd w:val="0"/>
        <w:ind w:firstLine="709"/>
        <w:jc w:val="both"/>
        <w:rPr>
          <w:rFonts w:eastAsia="TimesNewRomanPSMT"/>
          <w:sz w:val="28"/>
          <w:szCs w:val="28"/>
        </w:rPr>
      </w:pPr>
    </w:p>
    <w:p w:rsidR="00D0164B" w:rsidRDefault="00D0164B" w:rsidP="00D0164B">
      <w:pPr>
        <w:autoSpaceDE w:val="0"/>
        <w:autoSpaceDN w:val="0"/>
        <w:adjustRightInd w:val="0"/>
        <w:ind w:firstLine="709"/>
        <w:jc w:val="both"/>
        <w:rPr>
          <w:rFonts w:eastAsia="TimesNewRomanPSMT"/>
          <w:sz w:val="28"/>
          <w:szCs w:val="28"/>
        </w:rPr>
      </w:pPr>
      <w:r w:rsidRPr="00D0164B">
        <w:rPr>
          <w:rFonts w:eastAsia="TimesNewRomanPSMT"/>
          <w:sz w:val="28"/>
          <w:szCs w:val="28"/>
        </w:rPr>
        <w:t xml:space="preserve">При создании </w:t>
      </w:r>
      <w:r w:rsidRPr="00D0164B">
        <w:rPr>
          <w:rFonts w:eastAsia="TimesNewRomanPSMT"/>
          <w:b/>
          <w:sz w:val="28"/>
          <w:szCs w:val="28"/>
        </w:rPr>
        <w:t>общей формы</w:t>
      </w:r>
      <w:r w:rsidRPr="00D0164B">
        <w:rPr>
          <w:rFonts w:eastAsia="TimesNewRomanPSMT"/>
          <w:sz w:val="28"/>
          <w:szCs w:val="28"/>
        </w:rPr>
        <w:t xml:space="preserve"> конструктор предлагает выбрать </w:t>
      </w:r>
      <w:r>
        <w:rPr>
          <w:rFonts w:eastAsia="TimesNewRomanPSMT"/>
          <w:sz w:val="28"/>
          <w:szCs w:val="28"/>
        </w:rPr>
        <w:t xml:space="preserve">один из </w:t>
      </w:r>
      <w:r w:rsidRPr="00D0164B">
        <w:rPr>
          <w:rFonts w:eastAsia="TimesNewRomanPSMT"/>
          <w:sz w:val="28"/>
          <w:szCs w:val="28"/>
        </w:rPr>
        <w:t>тип</w:t>
      </w:r>
      <w:r>
        <w:rPr>
          <w:rFonts w:eastAsia="TimesNewRomanPSMT"/>
          <w:sz w:val="28"/>
          <w:szCs w:val="28"/>
        </w:rPr>
        <w:t>ов</w:t>
      </w:r>
      <w:r w:rsidRPr="00D0164B">
        <w:rPr>
          <w:rFonts w:eastAsia="TimesNewRomanPSMT"/>
          <w:sz w:val="28"/>
          <w:szCs w:val="28"/>
        </w:rPr>
        <w:t xml:space="preserve"> форм</w:t>
      </w:r>
      <w:r>
        <w:rPr>
          <w:rFonts w:eastAsia="TimesNewRomanPSMT"/>
          <w:sz w:val="28"/>
          <w:szCs w:val="28"/>
        </w:rPr>
        <w:t>:</w:t>
      </w:r>
    </w:p>
    <w:p w:rsidR="00D0164B" w:rsidRDefault="00D0164B" w:rsidP="00D0164B">
      <w:pPr>
        <w:autoSpaceDE w:val="0"/>
        <w:autoSpaceDN w:val="0"/>
        <w:adjustRightInd w:val="0"/>
        <w:ind w:firstLine="709"/>
        <w:jc w:val="both"/>
        <w:rPr>
          <w:rFonts w:eastAsia="TimesNewRomanPSMT"/>
          <w:sz w:val="28"/>
          <w:szCs w:val="28"/>
        </w:rPr>
      </w:pPr>
    </w:p>
    <w:p w:rsidR="00D0164B" w:rsidRPr="00D0164B" w:rsidRDefault="00FB7F20" w:rsidP="00D0164B">
      <w:pPr>
        <w:autoSpaceDE w:val="0"/>
        <w:autoSpaceDN w:val="0"/>
        <w:adjustRightInd w:val="0"/>
        <w:ind w:firstLine="709"/>
        <w:jc w:val="center"/>
        <w:rPr>
          <w:rFonts w:eastAsia="TimesNewRomanPSMT"/>
          <w:color w:val="000000"/>
          <w:sz w:val="28"/>
          <w:szCs w:val="28"/>
        </w:rPr>
      </w:pPr>
      <w:r>
        <w:rPr>
          <w:rFonts w:eastAsia="TimesNewRomanPSMT"/>
          <w:sz w:val="28"/>
          <w:szCs w:val="28"/>
        </w:rPr>
        <w:pict>
          <v:shape id="_x0000_i1058" type="#_x0000_t75" style="width:282.15pt;height:332.35pt">
            <v:imagedata r:id="rId75" o:title=""/>
          </v:shape>
        </w:pict>
      </w:r>
    </w:p>
    <w:p w:rsidR="00D0164B" w:rsidRDefault="00D0164B" w:rsidP="00D0164B">
      <w:pPr>
        <w:autoSpaceDE w:val="0"/>
        <w:autoSpaceDN w:val="0"/>
        <w:adjustRightInd w:val="0"/>
        <w:ind w:firstLine="709"/>
        <w:jc w:val="both"/>
        <w:rPr>
          <w:rFonts w:eastAsia="TimesNewRomanPSMT"/>
          <w:color w:val="000000"/>
          <w:sz w:val="28"/>
          <w:szCs w:val="28"/>
        </w:rPr>
      </w:pPr>
    </w:p>
    <w:p w:rsidR="00547510" w:rsidRPr="008565EA" w:rsidRDefault="00547510" w:rsidP="00D0164B">
      <w:pPr>
        <w:autoSpaceDE w:val="0"/>
        <w:autoSpaceDN w:val="0"/>
        <w:adjustRightInd w:val="0"/>
        <w:ind w:firstLine="709"/>
        <w:jc w:val="both"/>
        <w:rPr>
          <w:color w:val="000000"/>
          <w:sz w:val="28"/>
          <w:szCs w:val="28"/>
          <w:shd w:val="clear" w:color="auto" w:fill="FFFFFF"/>
        </w:rPr>
      </w:pPr>
      <w:r w:rsidRPr="008565EA">
        <w:rPr>
          <w:color w:val="000000"/>
          <w:sz w:val="28"/>
          <w:szCs w:val="28"/>
          <w:shd w:val="clear" w:color="auto" w:fill="FFFFFF"/>
        </w:rPr>
        <w:t>Вызвать общую форму можно с помощью метода ОткрытьФорму()</w:t>
      </w:r>
      <w:r w:rsidR="008565EA" w:rsidRPr="008565EA">
        <w:rPr>
          <w:color w:val="000000"/>
          <w:sz w:val="28"/>
          <w:szCs w:val="28"/>
          <w:shd w:val="clear" w:color="auto" w:fill="FFFFFF"/>
        </w:rPr>
        <w:t>. Например:</w:t>
      </w:r>
    </w:p>
    <w:p w:rsidR="008565EA" w:rsidRPr="008565EA" w:rsidRDefault="008565EA" w:rsidP="008565EA">
      <w:pPr>
        <w:jc w:val="center"/>
        <w:rPr>
          <w:rFonts w:ascii="Courier New" w:hAnsi="Courier New" w:cs="Courier New"/>
          <w:sz w:val="20"/>
          <w:szCs w:val="20"/>
        </w:rPr>
      </w:pPr>
      <w:r w:rsidRPr="008565EA">
        <w:rPr>
          <w:rFonts w:ascii="Courier New" w:hAnsi="Courier New" w:cs="Courier New"/>
          <w:sz w:val="20"/>
          <w:szCs w:val="20"/>
        </w:rPr>
        <w:t>ОткрытьФорму(«ОбщиеФормы.ФормаНастроек»);</w:t>
      </w:r>
    </w:p>
    <w:p w:rsidR="00B9345F" w:rsidRDefault="00B9345F" w:rsidP="00B9345F">
      <w:pPr>
        <w:autoSpaceDE w:val="0"/>
        <w:autoSpaceDN w:val="0"/>
        <w:adjustRightInd w:val="0"/>
        <w:ind w:firstLine="709"/>
        <w:jc w:val="both"/>
        <w:rPr>
          <w:rFonts w:eastAsia="TimesNewRomanPSMT"/>
          <w:color w:val="000000"/>
          <w:sz w:val="28"/>
          <w:szCs w:val="28"/>
        </w:rPr>
      </w:pPr>
    </w:p>
    <w:p w:rsidR="00B9345F" w:rsidRPr="00D0164B" w:rsidRDefault="00B9345F" w:rsidP="00B9345F">
      <w:pPr>
        <w:autoSpaceDE w:val="0"/>
        <w:autoSpaceDN w:val="0"/>
        <w:adjustRightInd w:val="0"/>
        <w:ind w:firstLine="709"/>
        <w:jc w:val="both"/>
        <w:rPr>
          <w:rFonts w:eastAsia="TimesNewRomanPSMT"/>
          <w:sz w:val="28"/>
          <w:szCs w:val="28"/>
        </w:rPr>
      </w:pPr>
      <w:r w:rsidRPr="00D0164B">
        <w:rPr>
          <w:rFonts w:eastAsia="TimesNewRomanPSMT"/>
          <w:color w:val="000000"/>
          <w:sz w:val="28"/>
          <w:szCs w:val="28"/>
        </w:rPr>
        <w:t xml:space="preserve">По </w:t>
      </w:r>
      <w:r w:rsidRPr="00D0164B">
        <w:rPr>
          <w:rFonts w:eastAsia="TimesNewRomanPSMT"/>
          <w:color w:val="000000"/>
          <w:sz w:val="28"/>
          <w:szCs w:val="28"/>
          <w:u w:val="single"/>
        </w:rPr>
        <w:t>умолчанию</w:t>
      </w:r>
      <w:r w:rsidRPr="00D0164B">
        <w:rPr>
          <w:rFonts w:eastAsia="TimesNewRomanPSMT"/>
          <w:color w:val="000000"/>
          <w:sz w:val="28"/>
          <w:szCs w:val="28"/>
        </w:rPr>
        <w:t xml:space="preserve"> конструктор общих форм предлагает создать произвольную</w:t>
      </w:r>
      <w:r>
        <w:rPr>
          <w:rFonts w:eastAsia="TimesNewRomanPSMT"/>
          <w:color w:val="000000"/>
          <w:sz w:val="28"/>
          <w:szCs w:val="28"/>
        </w:rPr>
        <w:t xml:space="preserve"> </w:t>
      </w:r>
      <w:r w:rsidRPr="00D0164B">
        <w:rPr>
          <w:rFonts w:eastAsia="TimesNewRomanPSMT"/>
          <w:color w:val="000000"/>
          <w:sz w:val="28"/>
          <w:szCs w:val="28"/>
        </w:rPr>
        <w:t>форму.</w:t>
      </w:r>
    </w:p>
    <w:p w:rsidR="00D0164B" w:rsidRPr="00D0164B" w:rsidRDefault="00D0164B" w:rsidP="00D0164B">
      <w:pPr>
        <w:autoSpaceDE w:val="0"/>
        <w:autoSpaceDN w:val="0"/>
        <w:adjustRightInd w:val="0"/>
        <w:ind w:firstLine="709"/>
        <w:jc w:val="both"/>
        <w:rPr>
          <w:rFonts w:eastAsia="TimesNewRomanPSMT"/>
          <w:color w:val="000000"/>
          <w:sz w:val="28"/>
          <w:szCs w:val="28"/>
        </w:rPr>
      </w:pPr>
      <w:r w:rsidRPr="00D0164B">
        <w:rPr>
          <w:rFonts w:eastAsia="TimesNewRomanPSMT"/>
          <w:b/>
          <w:color w:val="000000"/>
          <w:sz w:val="28"/>
          <w:szCs w:val="28"/>
        </w:rPr>
        <w:t>Произвольная форма</w:t>
      </w:r>
      <w:r w:rsidRPr="00D0164B">
        <w:rPr>
          <w:rFonts w:eastAsia="TimesNewRomanPSMT"/>
          <w:color w:val="000000"/>
          <w:sz w:val="28"/>
          <w:szCs w:val="28"/>
        </w:rPr>
        <w:t xml:space="preserve"> – данные, с которыми будет взаимодействовать</w:t>
      </w:r>
      <w:r>
        <w:rPr>
          <w:rFonts w:eastAsia="TimesNewRomanPSMT"/>
          <w:color w:val="000000"/>
          <w:sz w:val="28"/>
          <w:szCs w:val="28"/>
        </w:rPr>
        <w:t xml:space="preserve"> </w:t>
      </w:r>
      <w:r w:rsidRPr="00D0164B">
        <w:rPr>
          <w:rFonts w:eastAsia="TimesNewRomanPSMT"/>
          <w:color w:val="000000"/>
          <w:sz w:val="28"/>
          <w:szCs w:val="28"/>
        </w:rPr>
        <w:t>форма, будут определены разработчиком в дальнейшем, в процессе</w:t>
      </w:r>
      <w:r>
        <w:rPr>
          <w:rFonts w:eastAsia="TimesNewRomanPSMT"/>
          <w:color w:val="000000"/>
          <w:sz w:val="28"/>
          <w:szCs w:val="28"/>
        </w:rPr>
        <w:t xml:space="preserve"> </w:t>
      </w:r>
      <w:r w:rsidRPr="00D0164B">
        <w:rPr>
          <w:rFonts w:eastAsia="TimesNewRomanPSMT"/>
          <w:color w:val="000000"/>
          <w:sz w:val="28"/>
          <w:szCs w:val="28"/>
        </w:rPr>
        <w:t>разработки;</w:t>
      </w:r>
    </w:p>
    <w:p w:rsidR="00D0164B" w:rsidRDefault="00452827" w:rsidP="00452827">
      <w:pPr>
        <w:autoSpaceDE w:val="0"/>
        <w:autoSpaceDN w:val="0"/>
        <w:adjustRightInd w:val="0"/>
        <w:ind w:firstLine="709"/>
        <w:jc w:val="both"/>
        <w:rPr>
          <w:sz w:val="28"/>
          <w:szCs w:val="28"/>
        </w:rPr>
      </w:pPr>
      <w:r>
        <w:rPr>
          <w:sz w:val="28"/>
          <w:szCs w:val="28"/>
        </w:rPr>
        <w:t>Выбор</w:t>
      </w:r>
      <w:r w:rsidRPr="00452827">
        <w:rPr>
          <w:sz w:val="28"/>
          <w:szCs w:val="28"/>
        </w:rPr>
        <w:t xml:space="preserve"> типа </w:t>
      </w:r>
      <w:r w:rsidR="00625ADB">
        <w:rPr>
          <w:sz w:val="28"/>
          <w:szCs w:val="28"/>
        </w:rPr>
        <w:t>«</w:t>
      </w:r>
      <w:r w:rsidRPr="00452827">
        <w:rPr>
          <w:sz w:val="28"/>
          <w:szCs w:val="28"/>
        </w:rPr>
        <w:t>Произвольная форма</w:t>
      </w:r>
      <w:r w:rsidR="00625ADB">
        <w:rPr>
          <w:sz w:val="28"/>
          <w:szCs w:val="28"/>
        </w:rPr>
        <w:t>»</w:t>
      </w:r>
      <w:r w:rsidRPr="00452827">
        <w:rPr>
          <w:sz w:val="28"/>
          <w:szCs w:val="28"/>
        </w:rPr>
        <w:t xml:space="preserve"> не приводит к созданию основного реквизита. В этом случае поведение формы определяется только настройками пользователя.</w:t>
      </w:r>
    </w:p>
    <w:p w:rsidR="00452827" w:rsidRPr="006A318B" w:rsidRDefault="00452827" w:rsidP="008374F8">
      <w:pPr>
        <w:autoSpaceDE w:val="0"/>
        <w:autoSpaceDN w:val="0"/>
        <w:adjustRightInd w:val="0"/>
        <w:rPr>
          <w:rFonts w:ascii="Calibri" w:eastAsia="TimesNewRomanPSMT" w:hAnsi="Calibri"/>
          <w:sz w:val="28"/>
          <w:szCs w:val="28"/>
        </w:rPr>
      </w:pPr>
    </w:p>
    <w:p w:rsidR="00D0164B" w:rsidRPr="003D1BA7" w:rsidRDefault="00F97A44" w:rsidP="008374F8">
      <w:pPr>
        <w:autoSpaceDE w:val="0"/>
        <w:autoSpaceDN w:val="0"/>
        <w:adjustRightInd w:val="0"/>
        <w:ind w:firstLine="709"/>
        <w:jc w:val="both"/>
        <w:rPr>
          <w:rFonts w:eastAsia="TimesNewRomanPSMT"/>
          <w:b/>
          <w:color w:val="000000"/>
          <w:sz w:val="28"/>
          <w:szCs w:val="28"/>
        </w:rPr>
      </w:pPr>
      <w:r w:rsidRPr="003D1BA7">
        <w:rPr>
          <w:rFonts w:eastAsia="TimesNewRomanPSMT"/>
          <w:b/>
          <w:color w:val="000000"/>
          <w:sz w:val="28"/>
          <w:szCs w:val="28"/>
        </w:rPr>
        <w:t>2.</w:t>
      </w:r>
      <w:r w:rsidR="00625ADB">
        <w:rPr>
          <w:rFonts w:eastAsia="TimesNewRomanPSMT"/>
          <w:b/>
          <w:color w:val="000000"/>
          <w:sz w:val="28"/>
          <w:szCs w:val="28"/>
        </w:rPr>
        <w:t>3</w:t>
      </w:r>
      <w:r w:rsidRPr="003D1BA7">
        <w:rPr>
          <w:rFonts w:eastAsia="TimesNewRomanPSMT"/>
          <w:b/>
          <w:color w:val="000000"/>
          <w:sz w:val="28"/>
          <w:szCs w:val="28"/>
        </w:rPr>
        <w:t xml:space="preserve">.2. </w:t>
      </w:r>
      <w:r w:rsidR="003D1BA7" w:rsidRPr="003D1BA7">
        <w:rPr>
          <w:rFonts w:eastAsia="TimesNewRomanPSMT"/>
          <w:b/>
          <w:color w:val="000000"/>
          <w:sz w:val="28"/>
          <w:szCs w:val="28"/>
        </w:rPr>
        <w:t xml:space="preserve"> Формы объектов конфигурации</w:t>
      </w:r>
    </w:p>
    <w:p w:rsidR="00F97A44" w:rsidRDefault="00F97A44" w:rsidP="008374F8">
      <w:pPr>
        <w:autoSpaceDE w:val="0"/>
        <w:autoSpaceDN w:val="0"/>
        <w:adjustRightInd w:val="0"/>
        <w:ind w:firstLine="709"/>
        <w:jc w:val="both"/>
        <w:rPr>
          <w:rFonts w:eastAsia="TimesNewRomanPSMT"/>
          <w:color w:val="000000"/>
          <w:sz w:val="28"/>
          <w:szCs w:val="28"/>
        </w:rPr>
      </w:pPr>
    </w:p>
    <w:p w:rsidR="00F97A44" w:rsidRPr="00996DCE" w:rsidRDefault="00F97A44" w:rsidP="00996DCE">
      <w:pPr>
        <w:autoSpaceDE w:val="0"/>
        <w:autoSpaceDN w:val="0"/>
        <w:adjustRightInd w:val="0"/>
        <w:ind w:firstLine="709"/>
        <w:jc w:val="both"/>
        <w:rPr>
          <w:rFonts w:eastAsia="TimesNewRomanPSMT"/>
          <w:color w:val="000000"/>
          <w:sz w:val="28"/>
          <w:szCs w:val="28"/>
        </w:rPr>
      </w:pPr>
      <w:r w:rsidRPr="00996DCE">
        <w:rPr>
          <w:rFonts w:eastAsia="TimesNewRomanPSMT"/>
          <w:color w:val="000000"/>
          <w:sz w:val="28"/>
          <w:szCs w:val="28"/>
        </w:rPr>
        <w:t>Существует несколько способов создать форму, подчиненную какому-либо объекту конфигурации:</w:t>
      </w:r>
    </w:p>
    <w:p w:rsidR="00F97A44" w:rsidRDefault="00F97A44" w:rsidP="008565EA">
      <w:pPr>
        <w:numPr>
          <w:ilvl w:val="0"/>
          <w:numId w:val="31"/>
        </w:numPr>
        <w:autoSpaceDE w:val="0"/>
        <w:autoSpaceDN w:val="0"/>
        <w:adjustRightInd w:val="0"/>
        <w:jc w:val="both"/>
        <w:rPr>
          <w:rFonts w:eastAsia="TimesNewRomanPSMT"/>
          <w:color w:val="000000"/>
          <w:sz w:val="28"/>
          <w:szCs w:val="28"/>
        </w:rPr>
      </w:pPr>
      <w:r w:rsidRPr="00996DCE">
        <w:rPr>
          <w:rFonts w:eastAsia="TimesNewRomanPSMT"/>
          <w:color w:val="000000"/>
          <w:sz w:val="28"/>
          <w:szCs w:val="28"/>
        </w:rPr>
        <w:t xml:space="preserve">воспользоваться кнопкой </w:t>
      </w:r>
      <w:r w:rsidRPr="00996DCE">
        <w:rPr>
          <w:rFonts w:eastAsia="TimesNewRomanPSMT"/>
          <w:i/>
          <w:color w:val="000000"/>
          <w:sz w:val="28"/>
          <w:szCs w:val="28"/>
        </w:rPr>
        <w:t>Открыть</w:t>
      </w:r>
      <w:r w:rsidRPr="00996DCE">
        <w:rPr>
          <w:rFonts w:eastAsia="TimesNewRomanPSMT"/>
          <w:color w:val="000000"/>
          <w:sz w:val="28"/>
          <w:szCs w:val="28"/>
        </w:rPr>
        <w:t xml:space="preserve"> в палитре свойств объекта</w:t>
      </w:r>
      <w:r w:rsidR="003D1BA7" w:rsidRPr="00996DCE">
        <w:rPr>
          <w:rFonts w:eastAsia="TimesNewRomanPSMT"/>
          <w:color w:val="000000"/>
          <w:sz w:val="28"/>
          <w:szCs w:val="28"/>
        </w:rPr>
        <w:t xml:space="preserve"> </w:t>
      </w:r>
      <w:r w:rsidRPr="00996DCE">
        <w:rPr>
          <w:rFonts w:eastAsia="TimesNewRomanPSMT"/>
          <w:color w:val="000000"/>
          <w:sz w:val="28"/>
          <w:szCs w:val="28"/>
        </w:rPr>
        <w:t>конфигурации, у нужного типа формы</w:t>
      </w:r>
      <w:r w:rsidR="00996DCE">
        <w:rPr>
          <w:rFonts w:eastAsia="TimesNewRomanPSMT"/>
          <w:color w:val="000000"/>
          <w:sz w:val="28"/>
          <w:szCs w:val="28"/>
        </w:rPr>
        <w:t>:</w:t>
      </w:r>
    </w:p>
    <w:p w:rsidR="00996DCE" w:rsidRDefault="00996DCE" w:rsidP="00996DCE">
      <w:pPr>
        <w:autoSpaceDE w:val="0"/>
        <w:autoSpaceDN w:val="0"/>
        <w:adjustRightInd w:val="0"/>
        <w:ind w:firstLine="709"/>
        <w:jc w:val="both"/>
        <w:rPr>
          <w:rFonts w:eastAsia="TimesNewRomanPSMT"/>
          <w:color w:val="000000"/>
          <w:sz w:val="28"/>
          <w:szCs w:val="28"/>
        </w:rPr>
      </w:pPr>
    </w:p>
    <w:p w:rsidR="00996DCE" w:rsidRPr="00996DCE" w:rsidRDefault="00FB7F20" w:rsidP="00996DCE">
      <w:pPr>
        <w:autoSpaceDE w:val="0"/>
        <w:autoSpaceDN w:val="0"/>
        <w:adjustRightInd w:val="0"/>
        <w:ind w:firstLine="709"/>
        <w:jc w:val="center"/>
        <w:rPr>
          <w:rFonts w:eastAsia="TimesNewRomanPSMT"/>
          <w:color w:val="000000"/>
          <w:sz w:val="28"/>
          <w:szCs w:val="28"/>
        </w:rPr>
      </w:pPr>
      <w:r>
        <w:rPr>
          <w:rFonts w:eastAsia="TimesNewRomanPSMT"/>
          <w:color w:val="000000"/>
          <w:sz w:val="28"/>
          <w:szCs w:val="28"/>
        </w:rPr>
        <w:lastRenderedPageBreak/>
        <w:pict>
          <v:shape id="_x0000_i1059" type="#_x0000_t75" style="width:340.75pt;height:231.05pt">
            <v:imagedata r:id="rId76" o:title=""/>
          </v:shape>
        </w:pict>
      </w:r>
    </w:p>
    <w:p w:rsidR="00996DCE" w:rsidRDefault="00996DCE" w:rsidP="00996DCE">
      <w:pPr>
        <w:autoSpaceDE w:val="0"/>
        <w:autoSpaceDN w:val="0"/>
        <w:adjustRightInd w:val="0"/>
        <w:ind w:firstLine="709"/>
        <w:jc w:val="both"/>
        <w:rPr>
          <w:rFonts w:eastAsia="TimesNewRomanPSMT"/>
          <w:sz w:val="28"/>
          <w:szCs w:val="28"/>
        </w:rPr>
      </w:pPr>
    </w:p>
    <w:p w:rsidR="00D0164B" w:rsidRPr="00996DCE" w:rsidRDefault="003D1BA7" w:rsidP="008565EA">
      <w:pPr>
        <w:numPr>
          <w:ilvl w:val="0"/>
          <w:numId w:val="31"/>
        </w:numPr>
        <w:autoSpaceDE w:val="0"/>
        <w:autoSpaceDN w:val="0"/>
        <w:adjustRightInd w:val="0"/>
        <w:jc w:val="both"/>
        <w:rPr>
          <w:rFonts w:eastAsia="TimesNewRomanPSMT"/>
          <w:color w:val="000000"/>
          <w:sz w:val="28"/>
          <w:szCs w:val="28"/>
        </w:rPr>
      </w:pPr>
      <w:r w:rsidRPr="00996DCE">
        <w:rPr>
          <w:rFonts w:eastAsia="TimesNewRomanPSMT"/>
          <w:sz w:val="28"/>
          <w:szCs w:val="28"/>
        </w:rPr>
        <w:t xml:space="preserve">выделить в дереве конфигурации ветвь </w:t>
      </w:r>
      <w:r w:rsidRPr="00996DCE">
        <w:rPr>
          <w:rFonts w:eastAsia="TimesNewRomanPSMT"/>
          <w:i/>
          <w:sz w:val="28"/>
          <w:szCs w:val="28"/>
        </w:rPr>
        <w:t>Формы объекта</w:t>
      </w:r>
      <w:r w:rsidRPr="00996DCE">
        <w:rPr>
          <w:rFonts w:eastAsia="TimesNewRomanPSMT"/>
          <w:sz w:val="28"/>
          <w:szCs w:val="28"/>
        </w:rPr>
        <w:t>, для которого будет создаваться форма, и воспользоваться либо контекстным меню,</w:t>
      </w:r>
      <w:r w:rsidR="00996DCE" w:rsidRPr="00996DCE">
        <w:rPr>
          <w:rFonts w:eastAsia="TimesNewRomanPSMT"/>
          <w:sz w:val="28"/>
          <w:szCs w:val="28"/>
        </w:rPr>
        <w:t xml:space="preserve"> </w:t>
      </w:r>
      <w:r w:rsidRPr="00996DCE">
        <w:rPr>
          <w:rFonts w:eastAsia="TimesNewRomanPSMT"/>
          <w:sz w:val="28"/>
          <w:szCs w:val="28"/>
        </w:rPr>
        <w:t xml:space="preserve">либо кнопкой </w:t>
      </w:r>
      <w:r w:rsidRPr="00996DCE">
        <w:rPr>
          <w:rFonts w:eastAsia="TimesNewRomanPSMT"/>
          <w:i/>
          <w:sz w:val="28"/>
          <w:szCs w:val="28"/>
        </w:rPr>
        <w:t>Добавить</w:t>
      </w:r>
      <w:r w:rsidRPr="00996DCE">
        <w:rPr>
          <w:rFonts w:eastAsia="TimesNewRomanPSMT"/>
          <w:sz w:val="28"/>
          <w:szCs w:val="28"/>
        </w:rPr>
        <w:t xml:space="preserve"> на панели дерева конфигурации</w:t>
      </w:r>
      <w:r w:rsidR="00996DCE">
        <w:rPr>
          <w:rFonts w:eastAsia="TimesNewRomanPSMT"/>
          <w:sz w:val="28"/>
          <w:szCs w:val="28"/>
        </w:rPr>
        <w:t>:</w:t>
      </w:r>
    </w:p>
    <w:p w:rsidR="00D0164B" w:rsidRDefault="00D0164B" w:rsidP="008374F8">
      <w:pPr>
        <w:autoSpaceDE w:val="0"/>
        <w:autoSpaceDN w:val="0"/>
        <w:adjustRightInd w:val="0"/>
        <w:ind w:firstLine="709"/>
        <w:jc w:val="both"/>
        <w:rPr>
          <w:rFonts w:eastAsia="TimesNewRomanPSMT"/>
          <w:color w:val="000000"/>
          <w:sz w:val="28"/>
          <w:szCs w:val="28"/>
        </w:rPr>
      </w:pPr>
    </w:p>
    <w:p w:rsidR="00D0164B" w:rsidRDefault="00FB7F20" w:rsidP="00996DCE">
      <w:pPr>
        <w:autoSpaceDE w:val="0"/>
        <w:autoSpaceDN w:val="0"/>
        <w:adjustRightInd w:val="0"/>
        <w:jc w:val="center"/>
        <w:rPr>
          <w:rFonts w:eastAsia="TimesNewRomanPSMT"/>
          <w:color w:val="000000"/>
          <w:sz w:val="28"/>
          <w:szCs w:val="28"/>
        </w:rPr>
      </w:pPr>
      <w:r>
        <w:rPr>
          <w:rFonts w:eastAsia="TimesNewRomanPSMT"/>
          <w:color w:val="000000"/>
          <w:sz w:val="28"/>
          <w:szCs w:val="28"/>
        </w:rPr>
        <w:pict>
          <v:shape id="_x0000_i1060" type="#_x0000_t75" style="width:152.35pt;height:247.8pt">
            <v:imagedata r:id="rId77" o:title="" croptop="8111f" cropbottom="8393f" cropright="48382f"/>
          </v:shape>
        </w:pict>
      </w:r>
    </w:p>
    <w:p w:rsidR="00625ADB" w:rsidRDefault="00625ADB" w:rsidP="00996DCE">
      <w:pPr>
        <w:autoSpaceDE w:val="0"/>
        <w:autoSpaceDN w:val="0"/>
        <w:adjustRightInd w:val="0"/>
        <w:jc w:val="center"/>
        <w:rPr>
          <w:rFonts w:eastAsia="TimesNewRomanPSMT"/>
          <w:color w:val="000000"/>
          <w:sz w:val="28"/>
          <w:szCs w:val="28"/>
        </w:rPr>
      </w:pPr>
    </w:p>
    <w:p w:rsidR="00D0164B" w:rsidRPr="00996DCE" w:rsidRDefault="00996DCE" w:rsidP="008565EA">
      <w:pPr>
        <w:numPr>
          <w:ilvl w:val="0"/>
          <w:numId w:val="31"/>
        </w:numPr>
        <w:autoSpaceDE w:val="0"/>
        <w:autoSpaceDN w:val="0"/>
        <w:adjustRightInd w:val="0"/>
        <w:jc w:val="both"/>
        <w:rPr>
          <w:rFonts w:eastAsia="TimesNewRomanPSMT"/>
          <w:color w:val="000000"/>
          <w:sz w:val="28"/>
          <w:szCs w:val="28"/>
        </w:rPr>
      </w:pPr>
      <w:r w:rsidRPr="00996DCE">
        <w:rPr>
          <w:rFonts w:eastAsia="TimesNewRomanPSMT"/>
          <w:sz w:val="28"/>
          <w:szCs w:val="28"/>
        </w:rPr>
        <w:t>открыть окно редактирования объекта конфигурации, перейти</w:t>
      </w:r>
      <w:r>
        <w:rPr>
          <w:rFonts w:eastAsia="TimesNewRomanPSMT"/>
          <w:sz w:val="28"/>
          <w:szCs w:val="28"/>
        </w:rPr>
        <w:t xml:space="preserve"> </w:t>
      </w:r>
      <w:r w:rsidRPr="00996DCE">
        <w:rPr>
          <w:rFonts w:eastAsia="TimesNewRomanPSMT"/>
          <w:sz w:val="28"/>
          <w:szCs w:val="28"/>
        </w:rPr>
        <w:t xml:space="preserve">на закладку </w:t>
      </w:r>
      <w:r w:rsidRPr="00996DCE">
        <w:rPr>
          <w:rFonts w:eastAsia="TimesNewRomanPSMT"/>
          <w:i/>
          <w:sz w:val="28"/>
          <w:szCs w:val="28"/>
        </w:rPr>
        <w:t>Формы</w:t>
      </w:r>
      <w:r w:rsidRPr="00996DCE">
        <w:rPr>
          <w:rFonts w:eastAsia="TimesNewRomanPSMT"/>
          <w:sz w:val="28"/>
          <w:szCs w:val="28"/>
        </w:rPr>
        <w:t xml:space="preserve"> и воспользоваться либо кнопкой </w:t>
      </w:r>
      <w:r w:rsidRPr="00996DCE">
        <w:rPr>
          <w:rFonts w:eastAsia="TimesNewRomanPSMT"/>
          <w:i/>
          <w:sz w:val="28"/>
          <w:szCs w:val="28"/>
        </w:rPr>
        <w:t>Открыть</w:t>
      </w:r>
      <w:r w:rsidRPr="00996DCE">
        <w:rPr>
          <w:rFonts w:eastAsia="TimesNewRomanPSMT"/>
          <w:sz w:val="28"/>
          <w:szCs w:val="28"/>
        </w:rPr>
        <w:t xml:space="preserve"> у необходимого типа формы, либо кнопкой командной панели этого окна </w:t>
      </w:r>
      <w:r w:rsidRPr="00996DCE">
        <w:rPr>
          <w:rFonts w:eastAsia="TimesNewRomanPSMT"/>
          <w:i/>
          <w:sz w:val="28"/>
          <w:szCs w:val="28"/>
        </w:rPr>
        <w:t>Добавить</w:t>
      </w:r>
      <w:r w:rsidRPr="00996DCE">
        <w:rPr>
          <w:rFonts w:eastAsia="TimesNewRomanPSMT"/>
          <w:sz w:val="28"/>
          <w:szCs w:val="28"/>
        </w:rPr>
        <w:t>, либо контекстным меню в списке форм</w:t>
      </w:r>
    </w:p>
    <w:p w:rsidR="00D0164B" w:rsidRDefault="00D0164B" w:rsidP="008374F8">
      <w:pPr>
        <w:autoSpaceDE w:val="0"/>
        <w:autoSpaceDN w:val="0"/>
        <w:adjustRightInd w:val="0"/>
        <w:ind w:firstLine="709"/>
        <w:jc w:val="both"/>
        <w:rPr>
          <w:rFonts w:eastAsia="TimesNewRomanPSMT"/>
          <w:color w:val="000000"/>
          <w:sz w:val="28"/>
          <w:szCs w:val="28"/>
        </w:rPr>
      </w:pPr>
    </w:p>
    <w:p w:rsidR="00D0164B" w:rsidRDefault="00FB7F20" w:rsidP="00996DCE">
      <w:pPr>
        <w:autoSpaceDE w:val="0"/>
        <w:autoSpaceDN w:val="0"/>
        <w:adjustRightInd w:val="0"/>
        <w:jc w:val="center"/>
        <w:rPr>
          <w:rFonts w:eastAsia="TimesNewRomanPSMT"/>
          <w:color w:val="000000"/>
          <w:sz w:val="28"/>
          <w:szCs w:val="28"/>
        </w:rPr>
      </w:pPr>
      <w:r>
        <w:rPr>
          <w:rFonts w:eastAsia="TimesNewRomanPSMT"/>
          <w:color w:val="000000"/>
          <w:sz w:val="28"/>
          <w:szCs w:val="28"/>
        </w:rPr>
        <w:lastRenderedPageBreak/>
        <w:pict>
          <v:shape id="_x0000_i1061" type="#_x0000_t75" style="width:322.35pt;height:275.45pt">
            <v:imagedata r:id="rId78" o:title=""/>
          </v:shape>
        </w:pict>
      </w:r>
    </w:p>
    <w:p w:rsidR="00D0164B" w:rsidRDefault="00D0164B" w:rsidP="008374F8">
      <w:pPr>
        <w:autoSpaceDE w:val="0"/>
        <w:autoSpaceDN w:val="0"/>
        <w:adjustRightInd w:val="0"/>
        <w:ind w:firstLine="709"/>
        <w:jc w:val="both"/>
        <w:rPr>
          <w:rFonts w:eastAsia="TimesNewRomanPSMT"/>
          <w:color w:val="000000"/>
          <w:sz w:val="28"/>
          <w:szCs w:val="28"/>
        </w:rPr>
      </w:pPr>
    </w:p>
    <w:p w:rsidR="00625ADB" w:rsidRDefault="00996DCE" w:rsidP="00996DCE">
      <w:pPr>
        <w:autoSpaceDE w:val="0"/>
        <w:autoSpaceDN w:val="0"/>
        <w:adjustRightInd w:val="0"/>
        <w:ind w:firstLine="709"/>
        <w:jc w:val="both"/>
        <w:rPr>
          <w:rFonts w:eastAsia="TimesNewRomanPSMT"/>
          <w:sz w:val="28"/>
          <w:szCs w:val="28"/>
        </w:rPr>
      </w:pPr>
      <w:r w:rsidRPr="00996DCE">
        <w:rPr>
          <w:rFonts w:eastAsia="TimesNewRomanPSMT"/>
          <w:sz w:val="28"/>
          <w:szCs w:val="28"/>
        </w:rPr>
        <w:t xml:space="preserve">При использовании любого из вышеперечисленных способов будет открыто окно конструктора формы объекта конфигурации. </w:t>
      </w:r>
    </w:p>
    <w:p w:rsidR="00D0164B" w:rsidRPr="00996DCE" w:rsidRDefault="00996DCE" w:rsidP="00996DCE">
      <w:pPr>
        <w:autoSpaceDE w:val="0"/>
        <w:autoSpaceDN w:val="0"/>
        <w:adjustRightInd w:val="0"/>
        <w:ind w:firstLine="709"/>
        <w:jc w:val="both"/>
        <w:rPr>
          <w:rFonts w:eastAsia="TimesNewRomanPSMT"/>
          <w:color w:val="000000"/>
          <w:sz w:val="28"/>
          <w:szCs w:val="28"/>
        </w:rPr>
      </w:pPr>
      <w:r w:rsidRPr="00996DCE">
        <w:rPr>
          <w:rFonts w:eastAsia="TimesNewRomanPSMT"/>
          <w:sz w:val="28"/>
          <w:szCs w:val="28"/>
        </w:rPr>
        <w:t>В зависимости</w:t>
      </w:r>
      <w:r>
        <w:rPr>
          <w:rFonts w:eastAsia="TimesNewRomanPSMT"/>
          <w:sz w:val="28"/>
          <w:szCs w:val="28"/>
        </w:rPr>
        <w:t xml:space="preserve"> </w:t>
      </w:r>
      <w:r w:rsidRPr="00996DCE">
        <w:rPr>
          <w:rFonts w:eastAsia="TimesNewRomanPSMT"/>
          <w:sz w:val="28"/>
          <w:szCs w:val="28"/>
        </w:rPr>
        <w:t xml:space="preserve">от вида объекта, его свойств конструктором будут предложены характерные для текущего режима создания </w:t>
      </w:r>
      <w:r w:rsidRPr="008565EA">
        <w:rPr>
          <w:rFonts w:eastAsia="TimesNewRomanPSMT"/>
          <w:b/>
          <w:sz w:val="28"/>
          <w:szCs w:val="28"/>
        </w:rPr>
        <w:t>типы форм</w:t>
      </w:r>
      <w:r w:rsidR="001647D5">
        <w:rPr>
          <w:rFonts w:eastAsia="TimesNewRomanPSMT"/>
          <w:sz w:val="28"/>
          <w:szCs w:val="28"/>
        </w:rPr>
        <w:t xml:space="preserve"> (ниже рассмотрены формы </w:t>
      </w:r>
      <w:r w:rsidR="008565EA">
        <w:rPr>
          <w:rFonts w:eastAsia="TimesNewRomanPSMT"/>
          <w:sz w:val="28"/>
          <w:szCs w:val="28"/>
        </w:rPr>
        <w:t>изучаемых</w:t>
      </w:r>
      <w:r w:rsidR="001647D5">
        <w:rPr>
          <w:rFonts w:eastAsia="TimesNewRomanPSMT"/>
          <w:sz w:val="28"/>
          <w:szCs w:val="28"/>
        </w:rPr>
        <w:t xml:space="preserve"> ранее объектов)</w:t>
      </w:r>
      <w:r>
        <w:rPr>
          <w:rFonts w:eastAsia="TimesNewRomanPSMT"/>
          <w:sz w:val="28"/>
          <w:szCs w:val="28"/>
        </w:rPr>
        <w:t>:</w:t>
      </w:r>
    </w:p>
    <w:p w:rsidR="00D0164B" w:rsidRDefault="00D0164B" w:rsidP="008374F8">
      <w:pPr>
        <w:autoSpaceDE w:val="0"/>
        <w:autoSpaceDN w:val="0"/>
        <w:adjustRightInd w:val="0"/>
        <w:ind w:firstLine="709"/>
        <w:jc w:val="both"/>
        <w:rPr>
          <w:rFonts w:eastAsia="TimesNewRomanPSMT"/>
          <w:color w:val="000000"/>
          <w:sz w:val="28"/>
          <w:szCs w:val="28"/>
        </w:rPr>
      </w:pPr>
    </w:p>
    <w:p w:rsidR="00996DCE" w:rsidRDefault="00996DCE" w:rsidP="00996DCE">
      <w:pPr>
        <w:autoSpaceDE w:val="0"/>
        <w:autoSpaceDN w:val="0"/>
        <w:adjustRightInd w:val="0"/>
        <w:ind w:firstLine="709"/>
        <w:jc w:val="both"/>
        <w:rPr>
          <w:rFonts w:eastAsia="TimesNewRomanPSMT"/>
          <w:sz w:val="28"/>
          <w:szCs w:val="28"/>
        </w:rPr>
      </w:pPr>
      <w:r w:rsidRPr="00996DCE">
        <w:rPr>
          <w:rFonts w:eastAsia="TimesNewRomanPSMT"/>
          <w:sz w:val="28"/>
          <w:szCs w:val="28"/>
        </w:rPr>
        <w:t xml:space="preserve">для объекта </w:t>
      </w:r>
      <w:r w:rsidRPr="00996DCE">
        <w:rPr>
          <w:rFonts w:eastAsia="TimesNewRomanPSMT"/>
          <w:b/>
          <w:sz w:val="28"/>
          <w:szCs w:val="28"/>
        </w:rPr>
        <w:t>СПРАВОЧНИК</w:t>
      </w:r>
      <w:r>
        <w:rPr>
          <w:rFonts w:eastAsia="TimesNewRomanPSMT"/>
          <w:sz w:val="28"/>
          <w:szCs w:val="28"/>
        </w:rPr>
        <w:t>:</w:t>
      </w:r>
    </w:p>
    <w:p w:rsidR="000B14BC" w:rsidRDefault="000B14BC" w:rsidP="00996DCE">
      <w:pPr>
        <w:numPr>
          <w:ilvl w:val="0"/>
          <w:numId w:val="34"/>
        </w:numPr>
        <w:autoSpaceDE w:val="0"/>
        <w:autoSpaceDN w:val="0"/>
        <w:adjustRightInd w:val="0"/>
        <w:jc w:val="both"/>
        <w:rPr>
          <w:rFonts w:eastAsia="TimesNewRomanPSMT"/>
          <w:sz w:val="28"/>
          <w:szCs w:val="28"/>
        </w:rPr>
      </w:pPr>
      <w:r>
        <w:rPr>
          <w:rFonts w:eastAsia="TimesNewRomanPSMT"/>
          <w:sz w:val="28"/>
          <w:szCs w:val="28"/>
        </w:rPr>
        <w:t>форма элемента</w:t>
      </w:r>
      <w:r w:rsidRPr="000B14BC">
        <w:rPr>
          <w:rFonts w:ascii="Helvetica" w:hAnsi="Helvetica"/>
          <w:color w:val="5A5A5A"/>
          <w:sz w:val="23"/>
          <w:szCs w:val="23"/>
        </w:rPr>
        <w:t xml:space="preserve"> </w:t>
      </w:r>
    </w:p>
    <w:p w:rsidR="00996DCE" w:rsidRDefault="00996DCE" w:rsidP="00996DCE">
      <w:pPr>
        <w:numPr>
          <w:ilvl w:val="0"/>
          <w:numId w:val="34"/>
        </w:numPr>
        <w:autoSpaceDE w:val="0"/>
        <w:autoSpaceDN w:val="0"/>
        <w:adjustRightInd w:val="0"/>
        <w:jc w:val="both"/>
        <w:rPr>
          <w:rFonts w:eastAsia="TimesNewRomanPSMT"/>
          <w:sz w:val="28"/>
          <w:szCs w:val="28"/>
        </w:rPr>
      </w:pPr>
      <w:r w:rsidRPr="00996DCE">
        <w:rPr>
          <w:rFonts w:eastAsia="TimesNewRomanPSMT"/>
          <w:sz w:val="28"/>
          <w:szCs w:val="28"/>
        </w:rPr>
        <w:t>форма списка</w:t>
      </w:r>
    </w:p>
    <w:p w:rsidR="00996DCE" w:rsidRDefault="001647D5" w:rsidP="00996DCE">
      <w:pPr>
        <w:numPr>
          <w:ilvl w:val="0"/>
          <w:numId w:val="34"/>
        </w:numPr>
        <w:autoSpaceDE w:val="0"/>
        <w:autoSpaceDN w:val="0"/>
        <w:adjustRightInd w:val="0"/>
        <w:jc w:val="both"/>
        <w:rPr>
          <w:rFonts w:eastAsia="TimesNewRomanPSMT"/>
          <w:sz w:val="28"/>
          <w:szCs w:val="28"/>
        </w:rPr>
      </w:pPr>
      <w:r>
        <w:rPr>
          <w:rFonts w:eastAsia="TimesNewRomanPSMT"/>
          <w:sz w:val="28"/>
          <w:szCs w:val="28"/>
        </w:rPr>
        <w:t xml:space="preserve">форма </w:t>
      </w:r>
      <w:r w:rsidR="00996DCE" w:rsidRPr="00996DCE">
        <w:rPr>
          <w:rFonts w:eastAsia="TimesNewRomanPSMT"/>
          <w:sz w:val="28"/>
          <w:szCs w:val="28"/>
        </w:rPr>
        <w:t>выбора</w:t>
      </w:r>
    </w:p>
    <w:p w:rsidR="00996DCE" w:rsidRDefault="001647D5" w:rsidP="00996DCE">
      <w:pPr>
        <w:numPr>
          <w:ilvl w:val="0"/>
          <w:numId w:val="34"/>
        </w:numPr>
        <w:autoSpaceDE w:val="0"/>
        <w:autoSpaceDN w:val="0"/>
        <w:adjustRightInd w:val="0"/>
        <w:jc w:val="both"/>
        <w:rPr>
          <w:rFonts w:eastAsia="TimesNewRomanPSMT"/>
          <w:sz w:val="28"/>
          <w:szCs w:val="28"/>
        </w:rPr>
      </w:pPr>
      <w:r>
        <w:rPr>
          <w:rFonts w:eastAsia="TimesNewRomanPSMT"/>
          <w:sz w:val="28"/>
          <w:szCs w:val="28"/>
        </w:rPr>
        <w:t xml:space="preserve">форма </w:t>
      </w:r>
      <w:r w:rsidR="000B14BC">
        <w:rPr>
          <w:rFonts w:eastAsia="TimesNewRomanPSMT"/>
          <w:sz w:val="28"/>
          <w:szCs w:val="28"/>
        </w:rPr>
        <w:t>элемента</w:t>
      </w:r>
    </w:p>
    <w:p w:rsidR="001647D5" w:rsidRDefault="001647D5" w:rsidP="001647D5">
      <w:pPr>
        <w:autoSpaceDE w:val="0"/>
        <w:autoSpaceDN w:val="0"/>
        <w:adjustRightInd w:val="0"/>
        <w:ind w:firstLine="709"/>
        <w:jc w:val="both"/>
        <w:rPr>
          <w:rFonts w:eastAsia="TimesNewRomanPSMT"/>
          <w:sz w:val="28"/>
          <w:szCs w:val="28"/>
        </w:rPr>
      </w:pPr>
    </w:p>
    <w:p w:rsidR="001647D5" w:rsidRDefault="001647D5" w:rsidP="001647D5">
      <w:pPr>
        <w:autoSpaceDE w:val="0"/>
        <w:autoSpaceDN w:val="0"/>
        <w:adjustRightInd w:val="0"/>
        <w:ind w:firstLine="709"/>
        <w:jc w:val="both"/>
        <w:rPr>
          <w:rFonts w:eastAsia="TimesNewRomanPSMT"/>
          <w:sz w:val="28"/>
          <w:szCs w:val="28"/>
        </w:rPr>
      </w:pPr>
      <w:r w:rsidRPr="00996DCE">
        <w:rPr>
          <w:rFonts w:eastAsia="TimesNewRomanPSMT"/>
          <w:sz w:val="28"/>
          <w:szCs w:val="28"/>
        </w:rPr>
        <w:t>Если справочник иерархический, то возможно создание формы группы и выбора группы</w:t>
      </w:r>
    </w:p>
    <w:p w:rsidR="001647D5" w:rsidRPr="00996DCE" w:rsidRDefault="001647D5" w:rsidP="001647D5">
      <w:pPr>
        <w:autoSpaceDE w:val="0"/>
        <w:autoSpaceDN w:val="0"/>
        <w:adjustRightInd w:val="0"/>
        <w:ind w:firstLine="709"/>
        <w:jc w:val="both"/>
        <w:rPr>
          <w:rFonts w:eastAsia="TimesNewRomanPSMT"/>
          <w:color w:val="000000"/>
          <w:sz w:val="28"/>
          <w:szCs w:val="28"/>
        </w:rPr>
      </w:pPr>
    </w:p>
    <w:p w:rsidR="00996DCE" w:rsidRDefault="00FB7F20" w:rsidP="001647D5">
      <w:pPr>
        <w:autoSpaceDE w:val="0"/>
        <w:autoSpaceDN w:val="0"/>
        <w:adjustRightInd w:val="0"/>
        <w:jc w:val="center"/>
        <w:rPr>
          <w:rFonts w:eastAsia="TimesNewRomanPSMT"/>
          <w:sz w:val="28"/>
          <w:szCs w:val="28"/>
        </w:rPr>
      </w:pPr>
      <w:r>
        <w:rPr>
          <w:rFonts w:eastAsia="TimesNewRomanPSMT"/>
          <w:sz w:val="28"/>
          <w:szCs w:val="28"/>
        </w:rPr>
        <w:pict>
          <v:shape id="_x0000_i1062" type="#_x0000_t75" style="width:336.55pt;height:140.65pt">
            <v:imagedata r:id="rId79" o:title=""/>
          </v:shape>
        </w:pict>
      </w:r>
    </w:p>
    <w:p w:rsidR="008565EA" w:rsidRDefault="008565EA" w:rsidP="00996DCE">
      <w:pPr>
        <w:autoSpaceDE w:val="0"/>
        <w:autoSpaceDN w:val="0"/>
        <w:adjustRightInd w:val="0"/>
        <w:ind w:firstLine="709"/>
        <w:jc w:val="both"/>
        <w:rPr>
          <w:rFonts w:eastAsia="TimesNewRomanPSMT"/>
          <w:sz w:val="28"/>
          <w:szCs w:val="28"/>
        </w:rPr>
      </w:pPr>
    </w:p>
    <w:p w:rsidR="001647D5" w:rsidRPr="001647D5" w:rsidRDefault="001647D5" w:rsidP="00996DCE">
      <w:pPr>
        <w:autoSpaceDE w:val="0"/>
        <w:autoSpaceDN w:val="0"/>
        <w:adjustRightInd w:val="0"/>
        <w:ind w:firstLine="709"/>
        <w:jc w:val="both"/>
        <w:rPr>
          <w:rFonts w:eastAsia="TimesNewRomanPSMT"/>
          <w:b/>
          <w:sz w:val="28"/>
          <w:szCs w:val="28"/>
        </w:rPr>
      </w:pPr>
      <w:r w:rsidRPr="001647D5">
        <w:rPr>
          <w:rFonts w:eastAsia="TimesNewRomanPSMT"/>
          <w:sz w:val="28"/>
          <w:szCs w:val="28"/>
        </w:rPr>
        <w:t xml:space="preserve">для объекта </w:t>
      </w:r>
      <w:r w:rsidRPr="001647D5">
        <w:rPr>
          <w:rFonts w:eastAsia="TimesNewRomanPSMT"/>
          <w:b/>
          <w:sz w:val="28"/>
          <w:szCs w:val="28"/>
        </w:rPr>
        <w:t>ДОКУМЕНТ</w:t>
      </w:r>
    </w:p>
    <w:p w:rsidR="001647D5" w:rsidRPr="001647D5" w:rsidRDefault="001647D5" w:rsidP="001647D5">
      <w:pPr>
        <w:numPr>
          <w:ilvl w:val="0"/>
          <w:numId w:val="35"/>
        </w:numPr>
        <w:autoSpaceDE w:val="0"/>
        <w:autoSpaceDN w:val="0"/>
        <w:adjustRightInd w:val="0"/>
        <w:jc w:val="both"/>
        <w:rPr>
          <w:rFonts w:eastAsia="TimesNewRomanPSMT"/>
          <w:sz w:val="28"/>
          <w:szCs w:val="28"/>
        </w:rPr>
      </w:pPr>
      <w:r w:rsidRPr="001647D5">
        <w:rPr>
          <w:rFonts w:eastAsia="TimesNewRomanPSMT"/>
          <w:sz w:val="28"/>
          <w:szCs w:val="28"/>
        </w:rPr>
        <w:t>форма списка</w:t>
      </w:r>
    </w:p>
    <w:p w:rsidR="001647D5" w:rsidRPr="001647D5" w:rsidRDefault="001647D5" w:rsidP="001647D5">
      <w:pPr>
        <w:numPr>
          <w:ilvl w:val="0"/>
          <w:numId w:val="35"/>
        </w:numPr>
        <w:autoSpaceDE w:val="0"/>
        <w:autoSpaceDN w:val="0"/>
        <w:adjustRightInd w:val="0"/>
        <w:jc w:val="both"/>
        <w:rPr>
          <w:rFonts w:eastAsia="TimesNewRomanPSMT"/>
          <w:sz w:val="28"/>
          <w:szCs w:val="28"/>
        </w:rPr>
      </w:pPr>
      <w:r w:rsidRPr="001647D5">
        <w:rPr>
          <w:rFonts w:eastAsia="TimesNewRomanPSMT"/>
          <w:sz w:val="28"/>
          <w:szCs w:val="28"/>
        </w:rPr>
        <w:lastRenderedPageBreak/>
        <w:t>форма выбора</w:t>
      </w:r>
    </w:p>
    <w:p w:rsidR="001647D5" w:rsidRDefault="001647D5" w:rsidP="001647D5">
      <w:pPr>
        <w:numPr>
          <w:ilvl w:val="0"/>
          <w:numId w:val="35"/>
        </w:numPr>
        <w:autoSpaceDE w:val="0"/>
        <w:autoSpaceDN w:val="0"/>
        <w:adjustRightInd w:val="0"/>
        <w:jc w:val="both"/>
        <w:rPr>
          <w:rFonts w:eastAsia="TimesNewRomanPSMT"/>
          <w:sz w:val="28"/>
          <w:szCs w:val="28"/>
        </w:rPr>
      </w:pPr>
      <w:r w:rsidRPr="001647D5">
        <w:rPr>
          <w:rFonts w:eastAsia="TimesNewRomanPSMT"/>
          <w:sz w:val="28"/>
          <w:szCs w:val="28"/>
        </w:rPr>
        <w:t>форма документа</w:t>
      </w:r>
    </w:p>
    <w:p w:rsidR="001647D5" w:rsidRPr="001647D5" w:rsidRDefault="001647D5" w:rsidP="001647D5">
      <w:pPr>
        <w:autoSpaceDE w:val="0"/>
        <w:autoSpaceDN w:val="0"/>
        <w:adjustRightInd w:val="0"/>
        <w:ind w:left="1429"/>
        <w:jc w:val="both"/>
        <w:rPr>
          <w:rFonts w:eastAsia="TimesNewRomanPSMT"/>
          <w:sz w:val="28"/>
          <w:szCs w:val="28"/>
        </w:rPr>
      </w:pPr>
    </w:p>
    <w:p w:rsidR="001647D5" w:rsidRDefault="00FB7F20" w:rsidP="001647D5">
      <w:pPr>
        <w:autoSpaceDE w:val="0"/>
        <w:autoSpaceDN w:val="0"/>
        <w:adjustRightInd w:val="0"/>
        <w:jc w:val="center"/>
        <w:rPr>
          <w:rFonts w:eastAsia="TimesNewRomanPSMT"/>
          <w:sz w:val="28"/>
          <w:szCs w:val="28"/>
        </w:rPr>
      </w:pPr>
      <w:r>
        <w:rPr>
          <w:rFonts w:eastAsia="TimesNewRomanPSMT"/>
          <w:sz w:val="28"/>
          <w:szCs w:val="28"/>
        </w:rPr>
        <w:pict>
          <v:shape id="_x0000_i1063" type="#_x0000_t75" style="width:336.55pt;height:106.35pt">
            <v:imagedata r:id="rId80" o:title=""/>
          </v:shape>
        </w:pict>
      </w:r>
    </w:p>
    <w:p w:rsidR="001647D5" w:rsidRPr="001647D5" w:rsidRDefault="001647D5" w:rsidP="00996DCE">
      <w:pPr>
        <w:autoSpaceDE w:val="0"/>
        <w:autoSpaceDN w:val="0"/>
        <w:adjustRightInd w:val="0"/>
        <w:ind w:firstLine="709"/>
        <w:jc w:val="both"/>
        <w:rPr>
          <w:rFonts w:eastAsia="TimesNewRomanPSMT"/>
          <w:sz w:val="28"/>
          <w:szCs w:val="28"/>
        </w:rPr>
      </w:pPr>
    </w:p>
    <w:p w:rsidR="001647D5" w:rsidRPr="001647D5" w:rsidRDefault="001647D5" w:rsidP="001647D5">
      <w:pPr>
        <w:autoSpaceDE w:val="0"/>
        <w:autoSpaceDN w:val="0"/>
        <w:adjustRightInd w:val="0"/>
        <w:ind w:firstLine="709"/>
        <w:jc w:val="both"/>
        <w:rPr>
          <w:rFonts w:eastAsia="TimesNewRomanPSMT"/>
          <w:sz w:val="28"/>
          <w:szCs w:val="28"/>
        </w:rPr>
      </w:pPr>
      <w:r w:rsidRPr="001647D5">
        <w:rPr>
          <w:rFonts w:eastAsia="TimesNewRomanPSMT"/>
          <w:sz w:val="28"/>
          <w:szCs w:val="28"/>
        </w:rPr>
        <w:t xml:space="preserve">для объекта </w:t>
      </w:r>
      <w:r w:rsidRPr="001647D5">
        <w:rPr>
          <w:rFonts w:eastAsia="TimesNewRomanPSMT"/>
          <w:b/>
          <w:sz w:val="28"/>
          <w:szCs w:val="28"/>
        </w:rPr>
        <w:t>РЕГИСТР СВЕДЕНИЙ</w:t>
      </w:r>
      <w:r w:rsidRPr="001647D5">
        <w:rPr>
          <w:rFonts w:eastAsia="TimesNewRomanPSMT"/>
          <w:sz w:val="28"/>
          <w:szCs w:val="28"/>
        </w:rPr>
        <w:t xml:space="preserve"> </w:t>
      </w:r>
    </w:p>
    <w:p w:rsidR="001647D5" w:rsidRPr="001647D5" w:rsidRDefault="001647D5" w:rsidP="001647D5">
      <w:pPr>
        <w:numPr>
          <w:ilvl w:val="0"/>
          <w:numId w:val="36"/>
        </w:numPr>
        <w:autoSpaceDE w:val="0"/>
        <w:autoSpaceDN w:val="0"/>
        <w:adjustRightInd w:val="0"/>
        <w:jc w:val="both"/>
        <w:rPr>
          <w:rFonts w:eastAsia="TimesNewRomanPSMT"/>
          <w:sz w:val="28"/>
          <w:szCs w:val="28"/>
        </w:rPr>
      </w:pPr>
      <w:r w:rsidRPr="001647D5">
        <w:rPr>
          <w:rFonts w:eastAsia="TimesNewRomanPSMT"/>
          <w:sz w:val="28"/>
          <w:szCs w:val="28"/>
        </w:rPr>
        <w:t>форма списка</w:t>
      </w:r>
    </w:p>
    <w:p w:rsidR="001647D5" w:rsidRPr="001647D5" w:rsidRDefault="001647D5" w:rsidP="001647D5">
      <w:pPr>
        <w:numPr>
          <w:ilvl w:val="0"/>
          <w:numId w:val="36"/>
        </w:numPr>
        <w:autoSpaceDE w:val="0"/>
        <w:autoSpaceDN w:val="0"/>
        <w:adjustRightInd w:val="0"/>
        <w:jc w:val="both"/>
        <w:rPr>
          <w:rFonts w:eastAsia="TimesNewRomanPSMT"/>
          <w:sz w:val="28"/>
          <w:szCs w:val="28"/>
        </w:rPr>
      </w:pPr>
      <w:r w:rsidRPr="001647D5">
        <w:rPr>
          <w:rFonts w:eastAsia="TimesNewRomanPSMT"/>
          <w:sz w:val="28"/>
          <w:szCs w:val="28"/>
        </w:rPr>
        <w:t>форма записи</w:t>
      </w:r>
    </w:p>
    <w:p w:rsidR="001647D5" w:rsidRDefault="001647D5" w:rsidP="001647D5">
      <w:pPr>
        <w:numPr>
          <w:ilvl w:val="0"/>
          <w:numId w:val="36"/>
        </w:numPr>
        <w:autoSpaceDE w:val="0"/>
        <w:autoSpaceDN w:val="0"/>
        <w:adjustRightInd w:val="0"/>
        <w:jc w:val="both"/>
        <w:rPr>
          <w:rFonts w:eastAsia="TimesNewRomanPSMT"/>
          <w:sz w:val="28"/>
          <w:szCs w:val="28"/>
        </w:rPr>
      </w:pPr>
      <w:r w:rsidRPr="001647D5">
        <w:rPr>
          <w:rFonts w:eastAsia="TimesNewRomanPSMT"/>
          <w:sz w:val="28"/>
          <w:szCs w:val="28"/>
        </w:rPr>
        <w:t>форма набора записей</w:t>
      </w:r>
    </w:p>
    <w:p w:rsidR="001647D5" w:rsidRPr="001647D5" w:rsidRDefault="001647D5" w:rsidP="001647D5">
      <w:pPr>
        <w:autoSpaceDE w:val="0"/>
        <w:autoSpaceDN w:val="0"/>
        <w:adjustRightInd w:val="0"/>
        <w:ind w:firstLine="709"/>
        <w:jc w:val="both"/>
        <w:rPr>
          <w:rFonts w:eastAsia="TimesNewRomanPSMT"/>
          <w:sz w:val="28"/>
          <w:szCs w:val="28"/>
        </w:rPr>
      </w:pPr>
    </w:p>
    <w:p w:rsidR="001647D5" w:rsidRPr="001647D5" w:rsidRDefault="00FB7F20" w:rsidP="001647D5">
      <w:pPr>
        <w:autoSpaceDE w:val="0"/>
        <w:autoSpaceDN w:val="0"/>
        <w:adjustRightInd w:val="0"/>
        <w:jc w:val="center"/>
        <w:rPr>
          <w:rFonts w:eastAsia="TimesNewRomanPSMT"/>
          <w:sz w:val="28"/>
          <w:szCs w:val="28"/>
        </w:rPr>
      </w:pPr>
      <w:r>
        <w:rPr>
          <w:rFonts w:eastAsia="TimesNewRomanPSMT"/>
          <w:sz w:val="28"/>
          <w:szCs w:val="28"/>
        </w:rPr>
        <w:pict>
          <v:shape id="_x0000_i1064" type="#_x0000_t75" style="width:333.2pt;height:111.35pt">
            <v:imagedata r:id="rId81" o:title=""/>
          </v:shape>
        </w:pict>
      </w:r>
    </w:p>
    <w:p w:rsidR="001647D5" w:rsidRDefault="001647D5" w:rsidP="001647D5">
      <w:pPr>
        <w:autoSpaceDE w:val="0"/>
        <w:autoSpaceDN w:val="0"/>
        <w:adjustRightInd w:val="0"/>
        <w:ind w:firstLine="709"/>
        <w:jc w:val="both"/>
        <w:rPr>
          <w:rFonts w:eastAsia="TimesNewRomanPSMT"/>
          <w:sz w:val="28"/>
          <w:szCs w:val="28"/>
        </w:rPr>
      </w:pPr>
    </w:p>
    <w:p w:rsidR="001647D5" w:rsidRPr="001647D5" w:rsidRDefault="001647D5" w:rsidP="001647D5">
      <w:pPr>
        <w:autoSpaceDE w:val="0"/>
        <w:autoSpaceDN w:val="0"/>
        <w:adjustRightInd w:val="0"/>
        <w:ind w:firstLine="709"/>
        <w:jc w:val="both"/>
        <w:rPr>
          <w:rFonts w:eastAsia="TimesNewRomanPSMT"/>
          <w:sz w:val="28"/>
          <w:szCs w:val="28"/>
        </w:rPr>
      </w:pPr>
      <w:r w:rsidRPr="001647D5">
        <w:rPr>
          <w:rFonts w:eastAsia="TimesNewRomanPSMT"/>
          <w:sz w:val="28"/>
          <w:szCs w:val="28"/>
        </w:rPr>
        <w:t xml:space="preserve">для объекта </w:t>
      </w:r>
      <w:r w:rsidRPr="001647D5">
        <w:rPr>
          <w:rFonts w:eastAsia="TimesNewRomanPSMT"/>
          <w:b/>
          <w:sz w:val="28"/>
          <w:szCs w:val="28"/>
        </w:rPr>
        <w:t>РЕГИСТР НАКОПЛЕНИЯ</w:t>
      </w:r>
      <w:r w:rsidRPr="001647D5">
        <w:rPr>
          <w:rFonts w:eastAsia="TimesNewRomanPSMT"/>
          <w:sz w:val="28"/>
          <w:szCs w:val="28"/>
        </w:rPr>
        <w:t xml:space="preserve"> </w:t>
      </w:r>
    </w:p>
    <w:p w:rsidR="001647D5" w:rsidRPr="001647D5" w:rsidRDefault="001647D5" w:rsidP="001647D5">
      <w:pPr>
        <w:numPr>
          <w:ilvl w:val="0"/>
          <w:numId w:val="37"/>
        </w:numPr>
        <w:autoSpaceDE w:val="0"/>
        <w:autoSpaceDN w:val="0"/>
        <w:adjustRightInd w:val="0"/>
        <w:jc w:val="both"/>
        <w:rPr>
          <w:rFonts w:eastAsia="TimesNewRomanPSMT"/>
          <w:sz w:val="28"/>
          <w:szCs w:val="28"/>
        </w:rPr>
      </w:pPr>
      <w:r w:rsidRPr="001647D5">
        <w:rPr>
          <w:rFonts w:eastAsia="TimesNewRomanPSMT"/>
          <w:sz w:val="28"/>
          <w:szCs w:val="28"/>
        </w:rPr>
        <w:t>форма списка</w:t>
      </w:r>
    </w:p>
    <w:p w:rsidR="001647D5" w:rsidRDefault="001647D5" w:rsidP="001647D5">
      <w:pPr>
        <w:numPr>
          <w:ilvl w:val="0"/>
          <w:numId w:val="37"/>
        </w:numPr>
        <w:autoSpaceDE w:val="0"/>
        <w:autoSpaceDN w:val="0"/>
        <w:adjustRightInd w:val="0"/>
        <w:jc w:val="both"/>
        <w:rPr>
          <w:rFonts w:eastAsia="TimesNewRomanPSMT"/>
          <w:sz w:val="28"/>
          <w:szCs w:val="28"/>
        </w:rPr>
      </w:pPr>
      <w:r w:rsidRPr="001647D5">
        <w:rPr>
          <w:rFonts w:eastAsia="TimesNewRomanPSMT"/>
          <w:sz w:val="28"/>
          <w:szCs w:val="28"/>
        </w:rPr>
        <w:t>форма набора записей</w:t>
      </w:r>
    </w:p>
    <w:p w:rsidR="001647D5" w:rsidRPr="001647D5" w:rsidRDefault="001647D5" w:rsidP="001647D5">
      <w:pPr>
        <w:autoSpaceDE w:val="0"/>
        <w:autoSpaceDN w:val="0"/>
        <w:adjustRightInd w:val="0"/>
        <w:ind w:left="1429"/>
        <w:jc w:val="both"/>
        <w:rPr>
          <w:rFonts w:eastAsia="TimesNewRomanPSMT"/>
          <w:sz w:val="28"/>
          <w:szCs w:val="28"/>
        </w:rPr>
      </w:pPr>
    </w:p>
    <w:p w:rsidR="001647D5" w:rsidRPr="001647D5" w:rsidRDefault="00FB7F20" w:rsidP="001647D5">
      <w:pPr>
        <w:autoSpaceDE w:val="0"/>
        <w:autoSpaceDN w:val="0"/>
        <w:adjustRightInd w:val="0"/>
        <w:jc w:val="center"/>
        <w:rPr>
          <w:rFonts w:eastAsia="TimesNewRomanPSMT"/>
          <w:sz w:val="28"/>
          <w:szCs w:val="28"/>
        </w:rPr>
      </w:pPr>
      <w:r>
        <w:rPr>
          <w:rFonts w:eastAsia="TimesNewRomanPSMT"/>
          <w:sz w:val="28"/>
          <w:szCs w:val="28"/>
        </w:rPr>
        <w:pict>
          <v:shape id="_x0000_i1065" type="#_x0000_t75" style="width:336.55pt;height:97.1pt">
            <v:imagedata r:id="rId82" o:title=""/>
          </v:shape>
        </w:pict>
      </w:r>
    </w:p>
    <w:p w:rsidR="00547510" w:rsidRDefault="00547510" w:rsidP="001647D5">
      <w:pPr>
        <w:autoSpaceDE w:val="0"/>
        <w:autoSpaceDN w:val="0"/>
        <w:adjustRightInd w:val="0"/>
        <w:ind w:firstLine="709"/>
        <w:jc w:val="both"/>
        <w:rPr>
          <w:rFonts w:eastAsia="TimesNewRomanPSMT"/>
          <w:sz w:val="28"/>
          <w:szCs w:val="28"/>
        </w:rPr>
      </w:pPr>
    </w:p>
    <w:p w:rsidR="001647D5" w:rsidRPr="001647D5" w:rsidRDefault="001647D5" w:rsidP="001647D5">
      <w:pPr>
        <w:autoSpaceDE w:val="0"/>
        <w:autoSpaceDN w:val="0"/>
        <w:adjustRightInd w:val="0"/>
        <w:ind w:firstLine="709"/>
        <w:jc w:val="both"/>
        <w:rPr>
          <w:rFonts w:eastAsia="TimesNewRomanPSMT"/>
          <w:color w:val="000000"/>
          <w:sz w:val="28"/>
          <w:szCs w:val="28"/>
        </w:rPr>
      </w:pPr>
      <w:r w:rsidRPr="001647D5">
        <w:rPr>
          <w:rFonts w:eastAsia="TimesNewRomanPSMT"/>
          <w:sz w:val="28"/>
          <w:szCs w:val="28"/>
        </w:rPr>
        <w:t>Кроме всех перечисленных форм, для любого из объектов конфигурации</w:t>
      </w:r>
      <w:r>
        <w:rPr>
          <w:rFonts w:eastAsia="TimesNewRomanPSMT"/>
          <w:sz w:val="28"/>
          <w:szCs w:val="28"/>
        </w:rPr>
        <w:t xml:space="preserve"> </w:t>
      </w:r>
      <w:r w:rsidRPr="001647D5">
        <w:rPr>
          <w:rFonts w:eastAsia="TimesNewRomanPSMT"/>
          <w:sz w:val="28"/>
          <w:szCs w:val="28"/>
        </w:rPr>
        <w:t xml:space="preserve">можно создать тип формы </w:t>
      </w:r>
      <w:r w:rsidRPr="001647D5">
        <w:rPr>
          <w:rFonts w:eastAsia="TimesNewRomanPSMT"/>
          <w:b/>
          <w:sz w:val="28"/>
          <w:szCs w:val="28"/>
        </w:rPr>
        <w:t>Произвольная.</w:t>
      </w:r>
      <w:r w:rsidRPr="001647D5">
        <w:rPr>
          <w:rFonts w:eastAsia="TimesNewRomanPSMT"/>
          <w:sz w:val="28"/>
          <w:szCs w:val="28"/>
        </w:rPr>
        <w:t xml:space="preserve"> Такая форма после создания</w:t>
      </w:r>
      <w:r>
        <w:rPr>
          <w:rFonts w:eastAsia="TimesNewRomanPSMT"/>
          <w:sz w:val="28"/>
          <w:szCs w:val="28"/>
        </w:rPr>
        <w:t xml:space="preserve"> </w:t>
      </w:r>
      <w:r w:rsidRPr="001647D5">
        <w:rPr>
          <w:rFonts w:eastAsia="TimesNewRomanPSMT"/>
          <w:sz w:val="28"/>
          <w:szCs w:val="28"/>
        </w:rPr>
        <w:t>не связана ни с какими данными конфигурации. Действия, которые можно</w:t>
      </w:r>
      <w:r>
        <w:rPr>
          <w:rFonts w:eastAsia="TimesNewRomanPSMT"/>
          <w:sz w:val="28"/>
          <w:szCs w:val="28"/>
        </w:rPr>
        <w:t xml:space="preserve"> </w:t>
      </w:r>
      <w:r w:rsidRPr="001647D5">
        <w:rPr>
          <w:rFonts w:eastAsia="TimesNewRomanPSMT"/>
          <w:sz w:val="28"/>
          <w:szCs w:val="28"/>
        </w:rPr>
        <w:t>будет выполнять в такой форме, целиком и полностью будут зависеть</w:t>
      </w:r>
      <w:r>
        <w:rPr>
          <w:rFonts w:eastAsia="TimesNewRomanPSMT"/>
          <w:sz w:val="28"/>
          <w:szCs w:val="28"/>
        </w:rPr>
        <w:t xml:space="preserve"> </w:t>
      </w:r>
      <w:r w:rsidRPr="001647D5">
        <w:rPr>
          <w:rFonts w:eastAsia="TimesNewRomanPSMT"/>
          <w:sz w:val="28"/>
          <w:szCs w:val="28"/>
        </w:rPr>
        <w:t>от желания и способностей разработчика формы.</w:t>
      </w:r>
    </w:p>
    <w:p w:rsidR="00D0164B" w:rsidRPr="00625ADB" w:rsidRDefault="00625ADB" w:rsidP="008374F8">
      <w:pPr>
        <w:autoSpaceDE w:val="0"/>
        <w:autoSpaceDN w:val="0"/>
        <w:adjustRightInd w:val="0"/>
        <w:ind w:firstLine="709"/>
        <w:jc w:val="both"/>
        <w:rPr>
          <w:rFonts w:eastAsia="TimesNewRomanPSMT"/>
          <w:color w:val="000000"/>
          <w:sz w:val="28"/>
          <w:szCs w:val="28"/>
        </w:rPr>
      </w:pPr>
      <w:r w:rsidRPr="00625ADB">
        <w:rPr>
          <w:sz w:val="28"/>
          <w:szCs w:val="28"/>
        </w:rPr>
        <w:t xml:space="preserve">Если у объекта </w:t>
      </w:r>
      <w:r w:rsidRPr="00625ADB">
        <w:rPr>
          <w:b/>
          <w:sz w:val="28"/>
          <w:szCs w:val="28"/>
          <w:u w:val="single"/>
        </w:rPr>
        <w:t>несколько форм одного типа</w:t>
      </w:r>
      <w:r w:rsidRPr="00625ADB">
        <w:rPr>
          <w:sz w:val="28"/>
          <w:szCs w:val="28"/>
        </w:rPr>
        <w:t xml:space="preserve">, то одну из них можно выбрать в качестве </w:t>
      </w:r>
      <w:r w:rsidRPr="00625ADB">
        <w:rPr>
          <w:i/>
          <w:sz w:val="28"/>
          <w:szCs w:val="28"/>
        </w:rPr>
        <w:t>основной</w:t>
      </w:r>
      <w:r w:rsidRPr="00625ADB">
        <w:rPr>
          <w:sz w:val="28"/>
          <w:szCs w:val="28"/>
        </w:rPr>
        <w:t xml:space="preserve">. Если при вызове формы объекта не указано явно, какую именно форму следует вызвать, на экран будет выводиться основная форма. Для указания основной формы при создании установите флажок </w:t>
      </w:r>
      <w:r>
        <w:rPr>
          <w:sz w:val="28"/>
          <w:szCs w:val="28"/>
        </w:rPr>
        <w:t>«</w:t>
      </w:r>
      <w:r w:rsidRPr="00625ADB">
        <w:rPr>
          <w:rStyle w:val="afa"/>
          <w:sz w:val="28"/>
          <w:szCs w:val="28"/>
        </w:rPr>
        <w:t>Назначить форму основной</w:t>
      </w:r>
      <w:r>
        <w:rPr>
          <w:sz w:val="28"/>
          <w:szCs w:val="28"/>
        </w:rPr>
        <w:t>»</w:t>
      </w:r>
      <w:r w:rsidRPr="00625ADB">
        <w:rPr>
          <w:sz w:val="28"/>
          <w:szCs w:val="28"/>
        </w:rPr>
        <w:t>.</w:t>
      </w:r>
    </w:p>
    <w:p w:rsidR="00D0164B" w:rsidRDefault="00D0164B" w:rsidP="008374F8">
      <w:pPr>
        <w:autoSpaceDE w:val="0"/>
        <w:autoSpaceDN w:val="0"/>
        <w:adjustRightInd w:val="0"/>
        <w:ind w:firstLine="709"/>
        <w:jc w:val="both"/>
        <w:rPr>
          <w:rFonts w:eastAsia="TimesNewRomanPSMT"/>
          <w:color w:val="000000"/>
          <w:sz w:val="28"/>
          <w:szCs w:val="28"/>
        </w:rPr>
      </w:pPr>
    </w:p>
    <w:p w:rsidR="00625ADB" w:rsidRDefault="00FB7F20" w:rsidP="00625ADB">
      <w:pPr>
        <w:autoSpaceDE w:val="0"/>
        <w:autoSpaceDN w:val="0"/>
        <w:adjustRightInd w:val="0"/>
        <w:ind w:firstLine="709"/>
        <w:jc w:val="center"/>
        <w:rPr>
          <w:rFonts w:eastAsia="TimesNewRomanPSMT"/>
          <w:color w:val="000000"/>
          <w:sz w:val="28"/>
          <w:szCs w:val="28"/>
        </w:rPr>
      </w:pPr>
      <w:r>
        <w:rPr>
          <w:rFonts w:eastAsia="TimesNewRomanPSMT"/>
          <w:color w:val="000000"/>
          <w:sz w:val="28"/>
          <w:szCs w:val="28"/>
        </w:rPr>
        <w:pict>
          <v:shape id="_x0000_i1066" type="#_x0000_t75" style="width:323.15pt;height:139pt">
            <v:imagedata r:id="rId83" o:title=""/>
          </v:shape>
        </w:pict>
      </w:r>
    </w:p>
    <w:p w:rsidR="00D0164B" w:rsidRDefault="00D0164B" w:rsidP="008374F8">
      <w:pPr>
        <w:autoSpaceDE w:val="0"/>
        <w:autoSpaceDN w:val="0"/>
        <w:adjustRightInd w:val="0"/>
        <w:ind w:firstLine="709"/>
        <w:jc w:val="both"/>
        <w:rPr>
          <w:rFonts w:eastAsia="TimesNewRomanPSMT"/>
          <w:color w:val="000000"/>
          <w:sz w:val="28"/>
          <w:szCs w:val="28"/>
        </w:rPr>
      </w:pPr>
    </w:p>
    <w:p w:rsidR="001F6F2F" w:rsidRPr="000823C5" w:rsidRDefault="001F6F2F" w:rsidP="000823C5">
      <w:pPr>
        <w:shd w:val="clear" w:color="auto" w:fill="FFFFFF"/>
        <w:spacing w:line="348" w:lineRule="atLeast"/>
        <w:ind w:firstLine="709"/>
        <w:jc w:val="both"/>
        <w:rPr>
          <w:b/>
          <w:color w:val="000000"/>
          <w:sz w:val="28"/>
          <w:szCs w:val="28"/>
        </w:rPr>
      </w:pPr>
      <w:r w:rsidRPr="000823C5">
        <w:rPr>
          <w:b/>
          <w:color w:val="000000"/>
          <w:sz w:val="28"/>
          <w:szCs w:val="28"/>
        </w:rPr>
        <w:t>2.2. Реквизиты формы</w:t>
      </w:r>
      <w:r w:rsidR="00786B85">
        <w:rPr>
          <w:b/>
          <w:color w:val="000000"/>
          <w:sz w:val="28"/>
          <w:szCs w:val="28"/>
        </w:rPr>
        <w:t>.</w:t>
      </w:r>
      <w:r w:rsidRPr="000823C5">
        <w:rPr>
          <w:b/>
          <w:color w:val="000000"/>
          <w:sz w:val="28"/>
          <w:szCs w:val="28"/>
        </w:rPr>
        <w:t xml:space="preserve"> </w:t>
      </w:r>
      <w:r w:rsidR="00786B85">
        <w:rPr>
          <w:b/>
          <w:color w:val="000000"/>
          <w:sz w:val="28"/>
          <w:szCs w:val="28"/>
        </w:rPr>
        <w:t>О</w:t>
      </w:r>
      <w:r w:rsidRPr="000823C5">
        <w:rPr>
          <w:b/>
          <w:color w:val="000000"/>
          <w:sz w:val="28"/>
          <w:szCs w:val="28"/>
        </w:rPr>
        <w:t>сновной реквизит формы.</w:t>
      </w:r>
    </w:p>
    <w:p w:rsidR="00786B85" w:rsidRDefault="00786B85" w:rsidP="00786B85">
      <w:pPr>
        <w:autoSpaceDE w:val="0"/>
        <w:autoSpaceDN w:val="0"/>
        <w:adjustRightInd w:val="0"/>
        <w:ind w:firstLine="709"/>
        <w:jc w:val="both"/>
        <w:rPr>
          <w:rFonts w:eastAsia="TimesNewRomanPSMT"/>
          <w:sz w:val="28"/>
          <w:szCs w:val="28"/>
        </w:rPr>
      </w:pP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Реквизиты формы предназначены для хранения данных, с которыми</w:t>
      </w:r>
      <w:r>
        <w:rPr>
          <w:rFonts w:eastAsia="TimesNewRomanPSMT"/>
          <w:sz w:val="28"/>
          <w:szCs w:val="28"/>
        </w:rPr>
        <w:t xml:space="preserve"> </w:t>
      </w:r>
      <w:r w:rsidRPr="00786B85">
        <w:rPr>
          <w:rFonts w:eastAsia="TimesNewRomanPSMT"/>
          <w:sz w:val="28"/>
          <w:szCs w:val="28"/>
        </w:rPr>
        <w:t>работает форма. В реквизитах хранятся те данные, которые отображаются и редактируются в элементах формы, а также те данные, которые не</w:t>
      </w:r>
      <w:r>
        <w:rPr>
          <w:rFonts w:eastAsia="TimesNewRomanPSMT"/>
          <w:sz w:val="28"/>
          <w:szCs w:val="28"/>
        </w:rPr>
        <w:t xml:space="preserve"> </w:t>
      </w:r>
      <w:r w:rsidRPr="00786B85">
        <w:rPr>
          <w:rFonts w:eastAsia="TimesNewRomanPSMT"/>
          <w:sz w:val="28"/>
          <w:szCs w:val="28"/>
        </w:rPr>
        <w:t xml:space="preserve">отображаются, но используются формой в процессе ее работы. Вся совокупность данных, хранящихся в реквизитах формы, называется </w:t>
      </w:r>
      <w:r w:rsidRPr="00786B85">
        <w:rPr>
          <w:rFonts w:eastAsia="TimesNewRomanPSMT"/>
          <w:i/>
          <w:iCs/>
          <w:sz w:val="28"/>
          <w:szCs w:val="28"/>
        </w:rPr>
        <w:t>данные</w:t>
      </w:r>
      <w:r>
        <w:rPr>
          <w:rFonts w:eastAsia="TimesNewRomanPSMT"/>
          <w:i/>
          <w:iCs/>
          <w:sz w:val="28"/>
          <w:szCs w:val="28"/>
        </w:rPr>
        <w:t xml:space="preserve"> </w:t>
      </w:r>
      <w:r w:rsidRPr="00786B85">
        <w:rPr>
          <w:rFonts w:eastAsia="TimesNewRomanPSMT"/>
          <w:i/>
          <w:iCs/>
          <w:sz w:val="28"/>
          <w:szCs w:val="28"/>
        </w:rPr>
        <w:t>формы</w:t>
      </w:r>
      <w:r w:rsidRPr="00786B85">
        <w:rPr>
          <w:rFonts w:eastAsia="TimesNewRomanPSMT"/>
          <w:sz w:val="28"/>
          <w:szCs w:val="28"/>
        </w:rPr>
        <w:t>.</w:t>
      </w: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 xml:space="preserve">Каждый </w:t>
      </w:r>
      <w:r w:rsidRPr="00786B85">
        <w:rPr>
          <w:rFonts w:eastAsia="TimesNewRomanPSMT"/>
          <w:i/>
          <w:iCs/>
          <w:sz w:val="28"/>
          <w:szCs w:val="28"/>
        </w:rPr>
        <w:t>элемент формы</w:t>
      </w:r>
      <w:r w:rsidRPr="00786B85">
        <w:rPr>
          <w:rFonts w:eastAsia="TimesNewRomanPSMT"/>
          <w:sz w:val="28"/>
          <w:szCs w:val="28"/>
        </w:rPr>
        <w:t>, позволяющий изменять данные, связан с некоторым реквизитом формы. Когда пользователь изменяет данные в элементе</w:t>
      </w:r>
      <w:r>
        <w:rPr>
          <w:rFonts w:eastAsia="TimesNewRomanPSMT"/>
          <w:sz w:val="28"/>
          <w:szCs w:val="28"/>
        </w:rPr>
        <w:t xml:space="preserve"> </w:t>
      </w:r>
      <w:r w:rsidRPr="00786B85">
        <w:rPr>
          <w:rFonts w:eastAsia="TimesNewRomanPSMT"/>
          <w:sz w:val="28"/>
          <w:szCs w:val="28"/>
        </w:rPr>
        <w:t>формы, аналогичные изменения происходят и в связанном с ним реквизите.</w:t>
      </w: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Верно и обратное. Когда реквизит формы изменяется программно, изменяется и значение, отображаемое в связанном с ним элементе формы.</w:t>
      </w: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Не все реквизиты формы обязательно должны отображаться в форме.</w:t>
      </w:r>
      <w:r>
        <w:rPr>
          <w:rFonts w:eastAsia="TimesNewRomanPSMT"/>
          <w:sz w:val="28"/>
          <w:szCs w:val="28"/>
        </w:rPr>
        <w:t xml:space="preserve"> </w:t>
      </w:r>
      <w:r w:rsidRPr="00786B85">
        <w:rPr>
          <w:rFonts w:eastAsia="TimesNewRomanPSMT"/>
          <w:sz w:val="28"/>
          <w:szCs w:val="28"/>
        </w:rPr>
        <w:t>Часть реквизитов может быть не связана с элементами формы, а данные,</w:t>
      </w:r>
      <w:r>
        <w:rPr>
          <w:rFonts w:eastAsia="TimesNewRomanPSMT"/>
          <w:sz w:val="28"/>
          <w:szCs w:val="28"/>
        </w:rPr>
        <w:t xml:space="preserve"> </w:t>
      </w:r>
      <w:r w:rsidRPr="00786B85">
        <w:rPr>
          <w:rFonts w:eastAsia="TimesNewRomanPSMT"/>
          <w:sz w:val="28"/>
          <w:szCs w:val="28"/>
        </w:rPr>
        <w:t>хранящиеся в таких реквизитах, предназначены не для отображения или</w:t>
      </w:r>
      <w:r>
        <w:rPr>
          <w:rFonts w:eastAsia="TimesNewRomanPSMT"/>
          <w:sz w:val="28"/>
          <w:szCs w:val="28"/>
        </w:rPr>
        <w:t xml:space="preserve"> </w:t>
      </w:r>
      <w:r w:rsidRPr="00786B85">
        <w:rPr>
          <w:rFonts w:eastAsia="TimesNewRomanPSMT"/>
          <w:sz w:val="28"/>
          <w:szCs w:val="28"/>
        </w:rPr>
        <w:t>интерактивного редактирования, а для обеспечения внутренних алгоритмов работы формы или для программного взаимодействия с этой</w:t>
      </w:r>
      <w:r>
        <w:rPr>
          <w:rFonts w:eastAsia="TimesNewRomanPSMT"/>
          <w:sz w:val="28"/>
          <w:szCs w:val="28"/>
        </w:rPr>
        <w:t xml:space="preserve"> </w:t>
      </w:r>
      <w:r w:rsidRPr="00786B85">
        <w:rPr>
          <w:rFonts w:eastAsia="TimesNewRomanPSMT"/>
          <w:sz w:val="28"/>
          <w:szCs w:val="28"/>
        </w:rPr>
        <w:t>формой из встроенного языка.</w:t>
      </w: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Реквизиты формы обладают набором свойств, позволяющих влиять на их поведение</w:t>
      </w:r>
      <w:r>
        <w:rPr>
          <w:rFonts w:eastAsia="TimesNewRomanPSMT"/>
          <w:sz w:val="28"/>
          <w:szCs w:val="28"/>
        </w:rPr>
        <w:t>.</w:t>
      </w:r>
    </w:p>
    <w:p w:rsidR="00786B85" w:rsidRPr="00786B85" w:rsidRDefault="00786B85" w:rsidP="00786B85">
      <w:pPr>
        <w:autoSpaceDE w:val="0"/>
        <w:autoSpaceDN w:val="0"/>
        <w:adjustRightInd w:val="0"/>
        <w:ind w:firstLine="709"/>
        <w:jc w:val="both"/>
        <w:rPr>
          <w:rFonts w:eastAsia="TimesNewRomanPSMT"/>
          <w:sz w:val="28"/>
          <w:szCs w:val="28"/>
        </w:rPr>
      </w:pPr>
      <w:r w:rsidRPr="00786B85">
        <w:rPr>
          <w:rFonts w:eastAsia="TimesNewRomanPSMT"/>
          <w:sz w:val="28"/>
          <w:szCs w:val="28"/>
        </w:rPr>
        <w:t>Добавление нового реквизита формы выполняется стандартным способом – с помощью кнопки командной панели.</w:t>
      </w:r>
    </w:p>
    <w:p w:rsidR="00786B85" w:rsidRPr="00786B85" w:rsidRDefault="00547510" w:rsidP="00786B85">
      <w:pPr>
        <w:shd w:val="clear" w:color="auto" w:fill="FFFFFF"/>
        <w:spacing w:line="348" w:lineRule="atLeast"/>
        <w:ind w:firstLine="709"/>
        <w:jc w:val="both"/>
        <w:rPr>
          <w:rFonts w:eastAsia="TimesNewRomanPSMT"/>
          <w:sz w:val="28"/>
          <w:szCs w:val="28"/>
        </w:rPr>
      </w:pPr>
      <w:r w:rsidRPr="00786B85">
        <w:rPr>
          <w:color w:val="333333"/>
          <w:sz w:val="28"/>
          <w:szCs w:val="28"/>
          <w:shd w:val="clear" w:color="auto" w:fill="FFFFFF"/>
        </w:rPr>
        <w:t xml:space="preserve">Среди всех реквизитов формы, как правило, существует один </w:t>
      </w:r>
      <w:r w:rsidRPr="00786B85">
        <w:rPr>
          <w:b/>
          <w:color w:val="333333"/>
          <w:sz w:val="28"/>
          <w:szCs w:val="28"/>
          <w:shd w:val="clear" w:color="auto" w:fill="FFFFFF"/>
        </w:rPr>
        <w:t>основной реквизит</w:t>
      </w:r>
      <w:r w:rsidRPr="00786B85">
        <w:rPr>
          <w:color w:val="333333"/>
          <w:sz w:val="28"/>
          <w:szCs w:val="28"/>
          <w:shd w:val="clear" w:color="auto" w:fill="FFFFFF"/>
        </w:rPr>
        <w:t xml:space="preserve"> (он выделен жирным шрифтом). Он определяет источник данных для формы в целом. </w:t>
      </w:r>
      <w:r w:rsidR="00786B85">
        <w:rPr>
          <w:color w:val="333333"/>
          <w:sz w:val="28"/>
          <w:szCs w:val="28"/>
          <w:shd w:val="clear" w:color="auto" w:fill="FFFFFF"/>
        </w:rPr>
        <w:t xml:space="preserve"> </w:t>
      </w:r>
      <w:r w:rsidR="00786B85" w:rsidRPr="00786B85">
        <w:rPr>
          <w:rFonts w:eastAsia="TimesNewRomanPSMT"/>
          <w:sz w:val="28"/>
          <w:szCs w:val="28"/>
        </w:rPr>
        <w:t>Такой реквизит автоматически добавляется конструктором формы, если форма создается подчиненной объекту конфигурации и выбирается вид формы этого объекта, а не произвольная форма. По умолчанию у такой формы после ее создания есть только один реквизит, который и является основным</w:t>
      </w:r>
    </w:p>
    <w:p w:rsidR="00786B85" w:rsidRPr="00786B85" w:rsidRDefault="00786B85" w:rsidP="00786B85">
      <w:pPr>
        <w:shd w:val="clear" w:color="auto" w:fill="FFFFFF"/>
        <w:spacing w:line="348" w:lineRule="atLeast"/>
        <w:ind w:firstLine="709"/>
        <w:jc w:val="both"/>
        <w:rPr>
          <w:color w:val="333333"/>
          <w:sz w:val="28"/>
          <w:szCs w:val="28"/>
          <w:shd w:val="clear" w:color="auto" w:fill="FFFFFF"/>
        </w:rPr>
      </w:pPr>
    </w:p>
    <w:p w:rsidR="00786B85" w:rsidRPr="00786B85" w:rsidRDefault="00FB7F20" w:rsidP="00786B85">
      <w:pPr>
        <w:shd w:val="clear" w:color="auto" w:fill="FFFFFF"/>
        <w:spacing w:line="348" w:lineRule="atLeast"/>
        <w:ind w:firstLine="709"/>
        <w:jc w:val="center"/>
        <w:rPr>
          <w:color w:val="000000"/>
          <w:sz w:val="28"/>
          <w:szCs w:val="28"/>
        </w:rPr>
      </w:pPr>
      <w:r>
        <w:rPr>
          <w:color w:val="000000"/>
          <w:sz w:val="28"/>
          <w:szCs w:val="28"/>
        </w:rPr>
        <w:lastRenderedPageBreak/>
        <w:pict>
          <v:shape id="_x0000_i1067" type="#_x0000_t75" style="width:334.05pt;height:144.85pt">
            <v:imagedata r:id="rId84" o:title=""/>
          </v:shape>
        </w:pict>
      </w:r>
    </w:p>
    <w:p w:rsidR="00786B85" w:rsidRDefault="00786B85" w:rsidP="00786B85">
      <w:pPr>
        <w:autoSpaceDE w:val="0"/>
        <w:autoSpaceDN w:val="0"/>
        <w:adjustRightInd w:val="0"/>
        <w:ind w:firstLine="709"/>
        <w:jc w:val="both"/>
        <w:rPr>
          <w:rFonts w:eastAsia="TimesNewRomanPSMT"/>
          <w:sz w:val="28"/>
          <w:szCs w:val="28"/>
        </w:rPr>
      </w:pPr>
    </w:p>
    <w:p w:rsidR="00786B85" w:rsidRPr="00786B85" w:rsidRDefault="00786B85" w:rsidP="00786B85">
      <w:pPr>
        <w:autoSpaceDE w:val="0"/>
        <w:autoSpaceDN w:val="0"/>
        <w:adjustRightInd w:val="0"/>
        <w:ind w:firstLine="709"/>
        <w:jc w:val="both"/>
        <w:rPr>
          <w:color w:val="000000"/>
          <w:sz w:val="28"/>
          <w:szCs w:val="28"/>
        </w:rPr>
      </w:pPr>
      <w:r w:rsidRPr="00786B85">
        <w:rPr>
          <w:rFonts w:eastAsia="TimesNewRomanPSMT"/>
          <w:sz w:val="28"/>
          <w:szCs w:val="28"/>
        </w:rPr>
        <w:t>Важнейшим свойством, которое определяет не только то, что за данные будет поставлять форме реквизит, но и как будет выглядеть элемент формы, отображающий эти данные, является Тип</w:t>
      </w:r>
    </w:p>
    <w:p w:rsidR="00786B85" w:rsidRPr="00786B85" w:rsidRDefault="00786B85" w:rsidP="00786B85">
      <w:pPr>
        <w:shd w:val="clear" w:color="auto" w:fill="FFFFFF"/>
        <w:spacing w:line="348" w:lineRule="atLeast"/>
        <w:ind w:firstLine="709"/>
        <w:jc w:val="both"/>
        <w:rPr>
          <w:color w:val="333333"/>
          <w:sz w:val="28"/>
          <w:szCs w:val="28"/>
          <w:shd w:val="clear" w:color="auto" w:fill="FFFFFF"/>
        </w:rPr>
      </w:pPr>
      <w:r w:rsidRPr="00786B85">
        <w:rPr>
          <w:color w:val="333333"/>
          <w:sz w:val="28"/>
          <w:szCs w:val="28"/>
          <w:shd w:val="clear" w:color="auto" w:fill="FFFFFF"/>
        </w:rPr>
        <w:t>От типа значения основного реквизита формы зависит не только то, какие данные будут отображены в элементах формы, но и поведение самой формы.</w:t>
      </w:r>
    </w:p>
    <w:p w:rsidR="00547510" w:rsidRPr="00786B85" w:rsidRDefault="00547510" w:rsidP="00786B85">
      <w:pPr>
        <w:shd w:val="clear" w:color="auto" w:fill="FFFFFF"/>
        <w:spacing w:line="348" w:lineRule="atLeast"/>
        <w:ind w:firstLine="709"/>
        <w:jc w:val="both"/>
        <w:rPr>
          <w:color w:val="000000"/>
          <w:sz w:val="28"/>
          <w:szCs w:val="28"/>
        </w:rPr>
      </w:pPr>
      <w:r w:rsidRPr="00786B85">
        <w:rPr>
          <w:color w:val="333333"/>
          <w:sz w:val="28"/>
          <w:szCs w:val="28"/>
          <w:shd w:val="clear" w:color="auto" w:fill="FFFFFF"/>
        </w:rPr>
        <w:t>Например, если основному реквизиту формы указать тип значения ДокументОбъект.ПриходнаяНакладная, то при закрытии формы программа   будет   запрашивать   подтверждение   записи   и   проведения документа. Если же основному реквизиту формы указать тип значения СправочникОбъект.Клиенты, то подобного подтверждения при закрытии формы возникать не будет.</w:t>
      </w:r>
    </w:p>
    <w:p w:rsidR="00547510" w:rsidRPr="00786B85" w:rsidRDefault="00547510" w:rsidP="00786B85">
      <w:pPr>
        <w:shd w:val="clear" w:color="auto" w:fill="FFFFFF"/>
        <w:spacing w:line="348" w:lineRule="atLeast"/>
        <w:ind w:firstLine="709"/>
        <w:jc w:val="both"/>
        <w:rPr>
          <w:color w:val="000000"/>
          <w:sz w:val="28"/>
          <w:szCs w:val="28"/>
        </w:rPr>
      </w:pPr>
    </w:p>
    <w:p w:rsidR="00FD2B69" w:rsidRDefault="00FD2B69" w:rsidP="001F6F2F">
      <w:pPr>
        <w:shd w:val="clear" w:color="auto" w:fill="FFFFFF"/>
        <w:spacing w:line="348" w:lineRule="atLeast"/>
        <w:rPr>
          <w:rFonts w:ascii="Arial" w:hAnsi="Arial" w:cs="Arial"/>
          <w:color w:val="000000"/>
          <w:sz w:val="25"/>
          <w:szCs w:val="25"/>
        </w:rPr>
      </w:pPr>
    </w:p>
    <w:p w:rsidR="007B0E0B" w:rsidRPr="007B0E0B" w:rsidRDefault="007B0E0B" w:rsidP="007B0E0B">
      <w:pPr>
        <w:autoSpaceDE w:val="0"/>
        <w:autoSpaceDN w:val="0"/>
        <w:adjustRightInd w:val="0"/>
        <w:ind w:firstLine="709"/>
        <w:rPr>
          <w:rFonts w:eastAsia="TimesNewRomanPSMT"/>
          <w:b/>
          <w:sz w:val="28"/>
          <w:szCs w:val="28"/>
        </w:rPr>
      </w:pPr>
      <w:r w:rsidRPr="007B0E0B">
        <w:rPr>
          <w:rFonts w:eastAsia="TimesNewRomanPSMT"/>
          <w:b/>
          <w:sz w:val="28"/>
          <w:szCs w:val="28"/>
        </w:rPr>
        <w:t>2.3. Создание и редакт</w:t>
      </w:r>
      <w:r>
        <w:rPr>
          <w:rFonts w:eastAsia="TimesNewRomanPSMT"/>
          <w:b/>
          <w:sz w:val="28"/>
          <w:szCs w:val="28"/>
        </w:rPr>
        <w:t>ирование форм</w:t>
      </w:r>
    </w:p>
    <w:p w:rsidR="007B0E0B" w:rsidRDefault="007B0E0B" w:rsidP="007B0E0B">
      <w:pPr>
        <w:autoSpaceDE w:val="0"/>
        <w:autoSpaceDN w:val="0"/>
        <w:adjustRightInd w:val="0"/>
        <w:ind w:firstLine="709"/>
        <w:rPr>
          <w:rFonts w:eastAsia="TimesNewRomanPSMT"/>
          <w:sz w:val="28"/>
          <w:szCs w:val="28"/>
        </w:rPr>
      </w:pPr>
    </w:p>
    <w:p w:rsidR="007B0E0B" w:rsidRPr="00D0164B" w:rsidRDefault="007B0E0B" w:rsidP="007B0E0B">
      <w:pPr>
        <w:autoSpaceDE w:val="0"/>
        <w:autoSpaceDN w:val="0"/>
        <w:adjustRightInd w:val="0"/>
        <w:ind w:firstLine="709"/>
        <w:rPr>
          <w:rFonts w:eastAsia="TimesNewRomanPSMT"/>
          <w:sz w:val="28"/>
          <w:szCs w:val="28"/>
        </w:rPr>
      </w:pPr>
      <w:r w:rsidRPr="00D0164B">
        <w:rPr>
          <w:rFonts w:eastAsia="TimesNewRomanPSMT"/>
          <w:sz w:val="28"/>
          <w:szCs w:val="28"/>
        </w:rPr>
        <w:t xml:space="preserve">Создание новой формы начинается с </w:t>
      </w:r>
      <w:r w:rsidRPr="00D0164B">
        <w:rPr>
          <w:rFonts w:eastAsia="TimesNewRomanPSMT"/>
          <w:i/>
          <w:iCs/>
          <w:sz w:val="28"/>
          <w:szCs w:val="28"/>
        </w:rPr>
        <w:t>конструктора форм</w:t>
      </w:r>
      <w:r w:rsidRPr="00D0164B">
        <w:rPr>
          <w:rFonts w:eastAsia="TimesNewRomanPSMT"/>
          <w:sz w:val="28"/>
          <w:szCs w:val="28"/>
        </w:rPr>
        <w:t xml:space="preserve">. </w:t>
      </w:r>
    </w:p>
    <w:p w:rsidR="007B0E0B" w:rsidRPr="006A318B" w:rsidRDefault="007B0E0B" w:rsidP="007B0E0B">
      <w:pPr>
        <w:autoSpaceDE w:val="0"/>
        <w:autoSpaceDN w:val="0"/>
        <w:adjustRightInd w:val="0"/>
        <w:rPr>
          <w:rFonts w:ascii="Calibri" w:eastAsia="TimesNewRomanPSMT" w:hAnsi="Calibri" w:cs="TimesNewRomanPSMT"/>
          <w:sz w:val="20"/>
          <w:szCs w:val="20"/>
        </w:rPr>
      </w:pPr>
    </w:p>
    <w:p w:rsidR="007B0E0B" w:rsidRPr="006A318B" w:rsidRDefault="00FB7F20" w:rsidP="007B0E0B">
      <w:pPr>
        <w:autoSpaceDE w:val="0"/>
        <w:autoSpaceDN w:val="0"/>
        <w:adjustRightInd w:val="0"/>
        <w:jc w:val="center"/>
        <w:rPr>
          <w:rFonts w:ascii="Calibri" w:eastAsia="TimesNewRomanPSMT" w:hAnsi="Calibri" w:cs="TimesNewRomanPSMT"/>
          <w:sz w:val="20"/>
          <w:szCs w:val="20"/>
        </w:rPr>
      </w:pPr>
      <w:r>
        <w:rPr>
          <w:rFonts w:ascii="Calibri" w:eastAsia="TimesNewRomanPSMT" w:hAnsi="Calibri" w:cs="TimesNewRomanPSMT"/>
          <w:sz w:val="20"/>
          <w:szCs w:val="20"/>
        </w:rPr>
        <w:lastRenderedPageBreak/>
        <w:pict>
          <v:shape id="_x0000_i1068" type="#_x0000_t75" style="width:372.55pt;height:317.3pt">
            <v:imagedata r:id="rId85" o:title=""/>
          </v:shape>
        </w:pict>
      </w:r>
    </w:p>
    <w:p w:rsidR="007B0E0B" w:rsidRPr="00D0164B" w:rsidRDefault="007B0E0B" w:rsidP="007B0E0B">
      <w:pPr>
        <w:autoSpaceDE w:val="0"/>
        <w:autoSpaceDN w:val="0"/>
        <w:adjustRightInd w:val="0"/>
        <w:rPr>
          <w:rFonts w:eastAsia="TimesNewRomanPSMT"/>
          <w:sz w:val="28"/>
          <w:szCs w:val="28"/>
        </w:rPr>
      </w:pPr>
    </w:p>
    <w:p w:rsidR="007B0E0B" w:rsidRDefault="007B0E0B" w:rsidP="007B0E0B">
      <w:pPr>
        <w:autoSpaceDE w:val="0"/>
        <w:autoSpaceDN w:val="0"/>
        <w:adjustRightInd w:val="0"/>
        <w:ind w:firstLine="709"/>
        <w:jc w:val="both"/>
        <w:rPr>
          <w:rFonts w:eastAsia="TimesNewRomanPSMT"/>
          <w:sz w:val="28"/>
          <w:szCs w:val="28"/>
        </w:rPr>
      </w:pPr>
      <w:r w:rsidRPr="00D0164B">
        <w:rPr>
          <w:rFonts w:eastAsia="TimesNewRomanPSMT"/>
          <w:sz w:val="28"/>
          <w:szCs w:val="28"/>
        </w:rPr>
        <w:t xml:space="preserve">Модификация формы, созданной конструктором, осуществляется в </w:t>
      </w:r>
      <w:r w:rsidRPr="00D0164B">
        <w:rPr>
          <w:rFonts w:eastAsia="TimesNewRomanPSMT"/>
          <w:i/>
          <w:iCs/>
          <w:sz w:val="28"/>
          <w:szCs w:val="28"/>
        </w:rPr>
        <w:t>редакторе формы</w:t>
      </w:r>
      <w:r w:rsidRPr="00D0164B">
        <w:rPr>
          <w:rFonts w:eastAsia="TimesNewRomanPSMT"/>
          <w:sz w:val="28"/>
          <w:szCs w:val="28"/>
        </w:rPr>
        <w:t>.</w:t>
      </w:r>
    </w:p>
    <w:p w:rsidR="007B0E0B" w:rsidRDefault="007B0E0B" w:rsidP="007B0E0B">
      <w:pPr>
        <w:autoSpaceDE w:val="0"/>
        <w:autoSpaceDN w:val="0"/>
        <w:adjustRightInd w:val="0"/>
        <w:ind w:firstLine="709"/>
        <w:jc w:val="both"/>
        <w:rPr>
          <w:rFonts w:eastAsia="TimesNewRomanPSMT"/>
          <w:sz w:val="28"/>
          <w:szCs w:val="28"/>
        </w:rPr>
      </w:pPr>
      <w:r w:rsidRPr="007B0E0B">
        <w:rPr>
          <w:rFonts w:eastAsia="TimesNewRomanPSMT"/>
          <w:sz w:val="28"/>
          <w:szCs w:val="28"/>
        </w:rPr>
        <w:t>Окно редактора форм разбито на несколько областей, каждая из которых отвечает за ту или иную функциональность будущей формы.</w:t>
      </w:r>
    </w:p>
    <w:p w:rsidR="007B0E0B" w:rsidRPr="007B0E0B" w:rsidRDefault="007B0E0B" w:rsidP="007B0E0B">
      <w:pPr>
        <w:autoSpaceDE w:val="0"/>
        <w:autoSpaceDN w:val="0"/>
        <w:adjustRightInd w:val="0"/>
        <w:ind w:firstLine="709"/>
        <w:jc w:val="both"/>
        <w:rPr>
          <w:rFonts w:eastAsia="TimesNewRomanPSMT"/>
          <w:sz w:val="28"/>
          <w:szCs w:val="28"/>
        </w:rPr>
      </w:pPr>
    </w:p>
    <w:p w:rsidR="007B0E0B" w:rsidRDefault="00035627" w:rsidP="007B0E0B">
      <w:pPr>
        <w:autoSpaceDE w:val="0"/>
        <w:autoSpaceDN w:val="0"/>
        <w:adjustRightInd w:val="0"/>
        <w:jc w:val="both"/>
        <w:rPr>
          <w:rFonts w:eastAsia="TimesNewRomanPSMT"/>
          <w:sz w:val="28"/>
          <w:szCs w:val="28"/>
        </w:rPr>
      </w:pPr>
      <w:r>
        <w:rPr>
          <w:rFonts w:eastAsia="TimesNewRomanPSMT"/>
          <w:noProof/>
          <w:sz w:val="28"/>
          <w:szCs w:val="28"/>
        </w:rPr>
        <w:pict>
          <v:oval id="_x0000_s1131" style="position:absolute;left:0;text-align:left;margin-left:290.15pt;margin-top:142.15pt;width:36.85pt;height:36.85pt;z-index:3">
            <v:textbox>
              <w:txbxContent>
                <w:p w:rsidR="00F24537" w:rsidRPr="007B0E0B" w:rsidRDefault="00F24537" w:rsidP="007B0E0B">
                  <w:pPr>
                    <w:jc w:val="center"/>
                    <w:rPr>
                      <w:b/>
                      <w:sz w:val="32"/>
                      <w:szCs w:val="32"/>
                    </w:rPr>
                  </w:pPr>
                  <w:r>
                    <w:rPr>
                      <w:b/>
                      <w:sz w:val="32"/>
                      <w:szCs w:val="32"/>
                    </w:rPr>
                    <w:t>3</w:t>
                  </w:r>
                </w:p>
              </w:txbxContent>
            </v:textbox>
          </v:oval>
        </w:pict>
      </w:r>
      <w:r>
        <w:rPr>
          <w:rFonts w:eastAsia="TimesNewRomanPSMT"/>
          <w:noProof/>
          <w:sz w:val="28"/>
          <w:szCs w:val="28"/>
        </w:rPr>
        <w:pict>
          <v:oval id="_x0000_s1130" style="position:absolute;left:0;text-align:left;margin-left:310.25pt;margin-top:49.2pt;width:36.85pt;height:36.85pt;z-index:2">
            <v:textbox>
              <w:txbxContent>
                <w:p w:rsidR="00F24537" w:rsidRPr="007B0E0B" w:rsidRDefault="00F24537" w:rsidP="007B0E0B">
                  <w:pPr>
                    <w:jc w:val="center"/>
                    <w:rPr>
                      <w:b/>
                      <w:sz w:val="32"/>
                      <w:szCs w:val="32"/>
                    </w:rPr>
                  </w:pPr>
                  <w:r>
                    <w:rPr>
                      <w:b/>
                      <w:sz w:val="32"/>
                      <w:szCs w:val="32"/>
                    </w:rPr>
                    <w:t>2</w:t>
                  </w:r>
                </w:p>
              </w:txbxContent>
            </v:textbox>
          </v:oval>
        </w:pict>
      </w:r>
      <w:r>
        <w:rPr>
          <w:rFonts w:eastAsia="TimesNewRomanPSMT"/>
          <w:noProof/>
          <w:sz w:val="28"/>
          <w:szCs w:val="28"/>
        </w:rPr>
        <w:pict>
          <v:oval id="_x0000_s1129" style="position:absolute;left:0;text-align:left;margin-left:128.3pt;margin-top:49.2pt;width:36.85pt;height:36.85pt;z-index:1">
            <v:textbox>
              <w:txbxContent>
                <w:p w:rsidR="00F24537" w:rsidRPr="007B0E0B" w:rsidRDefault="00F24537" w:rsidP="007B0E0B">
                  <w:pPr>
                    <w:jc w:val="center"/>
                    <w:rPr>
                      <w:b/>
                      <w:sz w:val="32"/>
                      <w:szCs w:val="32"/>
                    </w:rPr>
                  </w:pPr>
                  <w:r w:rsidRPr="007B0E0B">
                    <w:rPr>
                      <w:b/>
                      <w:sz w:val="32"/>
                      <w:szCs w:val="32"/>
                    </w:rPr>
                    <w:t>1</w:t>
                  </w:r>
                </w:p>
              </w:txbxContent>
            </v:textbox>
          </v:oval>
        </w:pict>
      </w:r>
      <w:r w:rsidR="00FB7F20">
        <w:rPr>
          <w:rFonts w:eastAsia="TimesNewRomanPSMT"/>
          <w:sz w:val="28"/>
          <w:szCs w:val="28"/>
        </w:rPr>
        <w:pict>
          <v:shape id="_x0000_i1069" type="#_x0000_t75" style="width:495.65pt;height:224.35pt">
            <v:imagedata r:id="rId86" o:title=""/>
          </v:shape>
        </w:pict>
      </w:r>
    </w:p>
    <w:p w:rsidR="007B0E0B" w:rsidRDefault="007B0E0B" w:rsidP="007B0E0B">
      <w:pPr>
        <w:autoSpaceDE w:val="0"/>
        <w:autoSpaceDN w:val="0"/>
        <w:adjustRightInd w:val="0"/>
        <w:ind w:firstLine="709"/>
        <w:jc w:val="both"/>
        <w:rPr>
          <w:rFonts w:eastAsia="TimesNewRomanPSMT"/>
          <w:sz w:val="28"/>
          <w:szCs w:val="28"/>
        </w:rPr>
      </w:pPr>
    </w:p>
    <w:p w:rsidR="007B0E0B" w:rsidRPr="007B0E0B" w:rsidRDefault="007B0E0B" w:rsidP="007B0E0B">
      <w:pPr>
        <w:autoSpaceDE w:val="0"/>
        <w:autoSpaceDN w:val="0"/>
        <w:adjustRightInd w:val="0"/>
        <w:ind w:firstLine="709"/>
        <w:jc w:val="both"/>
        <w:rPr>
          <w:rFonts w:eastAsia="TimesNewRomanPSMT"/>
          <w:sz w:val="28"/>
          <w:szCs w:val="28"/>
        </w:rPr>
      </w:pPr>
      <w:r w:rsidRPr="007B0E0B">
        <w:rPr>
          <w:rFonts w:eastAsia="TimesNewRomanPSMT"/>
          <w:b/>
          <w:sz w:val="28"/>
          <w:szCs w:val="28"/>
        </w:rPr>
        <w:t>1.</w:t>
      </w:r>
      <w:r w:rsidRPr="007B0E0B">
        <w:rPr>
          <w:rFonts w:eastAsia="TimesNewRomanPSMT"/>
          <w:sz w:val="28"/>
          <w:szCs w:val="28"/>
        </w:rPr>
        <w:t xml:space="preserve"> Описывается </w:t>
      </w:r>
      <w:r>
        <w:rPr>
          <w:rFonts w:eastAsia="TimesNewRomanPSMT"/>
          <w:sz w:val="28"/>
          <w:szCs w:val="28"/>
        </w:rPr>
        <w:t xml:space="preserve"> </w:t>
      </w:r>
      <w:r w:rsidRPr="007B0E0B">
        <w:rPr>
          <w:rFonts w:eastAsia="TimesNewRomanPSMT"/>
          <w:sz w:val="28"/>
          <w:szCs w:val="28"/>
        </w:rPr>
        <w:t>состав и порядок элементов, из которых состоит форма,</w:t>
      </w:r>
      <w:r>
        <w:rPr>
          <w:rFonts w:eastAsia="TimesNewRomanPSMT"/>
          <w:sz w:val="28"/>
          <w:szCs w:val="28"/>
        </w:rPr>
        <w:t xml:space="preserve"> </w:t>
      </w:r>
      <w:r w:rsidRPr="007B0E0B">
        <w:rPr>
          <w:rFonts w:eastAsia="TimesNewRomanPSMT"/>
          <w:sz w:val="28"/>
          <w:szCs w:val="28"/>
        </w:rPr>
        <w:t>команды интерфейса, которые могут выполняться в форме.</w:t>
      </w:r>
    </w:p>
    <w:p w:rsidR="00B9345F" w:rsidRPr="00B9345F" w:rsidRDefault="007B0E0B" w:rsidP="00B9345F">
      <w:pPr>
        <w:ind w:firstLine="709"/>
        <w:jc w:val="both"/>
        <w:rPr>
          <w:sz w:val="28"/>
          <w:szCs w:val="28"/>
        </w:rPr>
      </w:pPr>
      <w:r w:rsidRPr="007B0E0B">
        <w:rPr>
          <w:rFonts w:eastAsia="TimesNewRomanPSMT"/>
          <w:b/>
          <w:sz w:val="28"/>
          <w:szCs w:val="28"/>
        </w:rPr>
        <w:lastRenderedPageBreak/>
        <w:t>2.</w:t>
      </w:r>
      <w:r w:rsidRPr="007B0E0B">
        <w:rPr>
          <w:rFonts w:eastAsia="TimesNewRomanPSMT"/>
          <w:sz w:val="28"/>
          <w:szCs w:val="28"/>
        </w:rPr>
        <w:t xml:space="preserve"> Описывается состав реквизитов формы, а также команды, выполняемые</w:t>
      </w:r>
      <w:r>
        <w:rPr>
          <w:rFonts w:eastAsia="TimesNewRomanPSMT"/>
          <w:sz w:val="28"/>
          <w:szCs w:val="28"/>
        </w:rPr>
        <w:t xml:space="preserve"> </w:t>
      </w:r>
      <w:r w:rsidRPr="007B0E0B">
        <w:rPr>
          <w:rFonts w:eastAsia="TimesNewRomanPSMT"/>
          <w:sz w:val="28"/>
          <w:szCs w:val="28"/>
        </w:rPr>
        <w:t>внутри формы.</w:t>
      </w:r>
      <w:r w:rsidR="00B9345F" w:rsidRPr="00B9345F">
        <w:rPr>
          <w:rFonts w:ascii="Courier New" w:hAnsi="Courier New" w:cs="Courier New"/>
          <w:color w:val="000000"/>
        </w:rPr>
        <w:t xml:space="preserve"> </w:t>
      </w:r>
      <w:r w:rsidR="00B9345F" w:rsidRPr="00B9345F">
        <w:rPr>
          <w:color w:val="000000"/>
          <w:sz w:val="28"/>
          <w:szCs w:val="28"/>
        </w:rPr>
        <w:t xml:space="preserve">Реквизит </w:t>
      </w:r>
      <w:r w:rsidR="00B9345F">
        <w:rPr>
          <w:color w:val="000000"/>
          <w:sz w:val="28"/>
          <w:szCs w:val="28"/>
        </w:rPr>
        <w:t>можно</w:t>
      </w:r>
      <w:r w:rsidR="00B9345F" w:rsidRPr="00B9345F">
        <w:rPr>
          <w:color w:val="000000"/>
          <w:sz w:val="28"/>
          <w:szCs w:val="28"/>
        </w:rPr>
        <w:t xml:space="preserve"> перетащить влево и он стан</w:t>
      </w:r>
      <w:r w:rsidR="00B9345F">
        <w:rPr>
          <w:color w:val="000000"/>
          <w:sz w:val="28"/>
          <w:szCs w:val="28"/>
        </w:rPr>
        <w:t>ет</w:t>
      </w:r>
      <w:r w:rsidR="00B9345F" w:rsidRPr="00B9345F">
        <w:rPr>
          <w:color w:val="000000"/>
          <w:sz w:val="28"/>
          <w:szCs w:val="28"/>
        </w:rPr>
        <w:t xml:space="preserve"> элементом формы (полем на форме).</w:t>
      </w:r>
    </w:p>
    <w:p w:rsidR="007B0E0B" w:rsidRDefault="007B0E0B" w:rsidP="007B0E0B">
      <w:pPr>
        <w:autoSpaceDE w:val="0"/>
        <w:autoSpaceDN w:val="0"/>
        <w:adjustRightInd w:val="0"/>
        <w:ind w:firstLine="709"/>
        <w:jc w:val="both"/>
        <w:rPr>
          <w:rFonts w:eastAsia="TimesNewRomanPSMT"/>
          <w:sz w:val="28"/>
          <w:szCs w:val="28"/>
        </w:rPr>
      </w:pPr>
    </w:p>
    <w:p w:rsidR="00B9345F" w:rsidRPr="007B0E0B" w:rsidRDefault="00F24537" w:rsidP="00B9345F">
      <w:pPr>
        <w:autoSpaceDE w:val="0"/>
        <w:autoSpaceDN w:val="0"/>
        <w:adjustRightInd w:val="0"/>
        <w:jc w:val="center"/>
        <w:rPr>
          <w:rFonts w:eastAsia="TimesNewRomanPSMT"/>
          <w:sz w:val="28"/>
          <w:szCs w:val="28"/>
        </w:rPr>
      </w:pPr>
      <w:r>
        <w:fldChar w:fldCharType="begin"/>
      </w:r>
      <w:r>
        <w:instrText xml:space="preserve"> INCLUDEPICTURE  "http://howknow1c.ru/pline/1s-82-formy/12.1s-82-formy.png" \* MERGEFORMATINET </w:instrText>
      </w:r>
      <w:r>
        <w:fldChar w:fldCharType="separate"/>
      </w:r>
      <w:r w:rsidR="00035627">
        <w:fldChar w:fldCharType="begin"/>
      </w:r>
      <w:r w:rsidR="00035627">
        <w:instrText xml:space="preserve"> </w:instrText>
      </w:r>
      <w:r w:rsidR="00035627">
        <w:instrText>INCLUDEPICTURE  "http://howknow1c.ru/pline/1s-82-formy/12.1s-82-formy.png" \* MERGEFORMATINET</w:instrText>
      </w:r>
      <w:r w:rsidR="00035627">
        <w:instrText xml:space="preserve"> </w:instrText>
      </w:r>
      <w:r w:rsidR="00035627">
        <w:fldChar w:fldCharType="separate"/>
      </w:r>
      <w:r w:rsidR="00FB7F20">
        <w:pict>
          <v:shape id="_x0000_i1070" type="#_x0000_t75" alt="" style="width:325.65pt;height:109.65pt">
            <v:imagedata r:id="rId87" r:href="rId88"/>
          </v:shape>
        </w:pict>
      </w:r>
      <w:r w:rsidR="00035627">
        <w:fldChar w:fldCharType="end"/>
      </w:r>
      <w:r>
        <w:fldChar w:fldCharType="end"/>
      </w:r>
    </w:p>
    <w:p w:rsidR="00B9345F" w:rsidRDefault="00B9345F" w:rsidP="007B0E0B">
      <w:pPr>
        <w:autoSpaceDE w:val="0"/>
        <w:autoSpaceDN w:val="0"/>
        <w:adjustRightInd w:val="0"/>
        <w:ind w:firstLine="709"/>
        <w:jc w:val="both"/>
        <w:rPr>
          <w:rFonts w:eastAsia="TimesNewRomanPSMT"/>
          <w:b/>
          <w:sz w:val="28"/>
          <w:szCs w:val="28"/>
        </w:rPr>
      </w:pPr>
    </w:p>
    <w:p w:rsidR="007B0E0B" w:rsidRPr="007B0E0B" w:rsidRDefault="007B0E0B" w:rsidP="007B0E0B">
      <w:pPr>
        <w:autoSpaceDE w:val="0"/>
        <w:autoSpaceDN w:val="0"/>
        <w:adjustRightInd w:val="0"/>
        <w:ind w:firstLine="709"/>
        <w:jc w:val="both"/>
        <w:rPr>
          <w:rFonts w:eastAsia="TimesNewRomanPSMT"/>
          <w:sz w:val="28"/>
          <w:szCs w:val="28"/>
        </w:rPr>
      </w:pPr>
      <w:r w:rsidRPr="007B0E0B">
        <w:rPr>
          <w:rFonts w:eastAsia="TimesNewRomanPSMT"/>
          <w:b/>
          <w:sz w:val="28"/>
          <w:szCs w:val="28"/>
        </w:rPr>
        <w:t>3.</w:t>
      </w:r>
      <w:r w:rsidRPr="007B0E0B">
        <w:rPr>
          <w:rFonts w:eastAsia="TimesNewRomanPSMT"/>
          <w:sz w:val="28"/>
          <w:szCs w:val="28"/>
        </w:rPr>
        <w:t xml:space="preserve"> Представлен внешний вид формы, как она может выглядеть на экране</w:t>
      </w:r>
      <w:r>
        <w:rPr>
          <w:rFonts w:eastAsia="TimesNewRomanPSMT"/>
          <w:sz w:val="28"/>
          <w:szCs w:val="28"/>
        </w:rPr>
        <w:t xml:space="preserve"> </w:t>
      </w:r>
      <w:r w:rsidRPr="007B0E0B">
        <w:rPr>
          <w:rFonts w:eastAsia="TimesNewRomanPSMT"/>
          <w:sz w:val="28"/>
          <w:szCs w:val="28"/>
        </w:rPr>
        <w:t>пользователя, с учетом описанных реквизитов, элементов, команд формы.</w:t>
      </w:r>
      <w:r>
        <w:rPr>
          <w:rFonts w:eastAsia="TimesNewRomanPSMT"/>
          <w:sz w:val="28"/>
          <w:szCs w:val="28"/>
        </w:rPr>
        <w:t xml:space="preserve"> </w:t>
      </w:r>
      <w:r w:rsidRPr="007B0E0B">
        <w:rPr>
          <w:rFonts w:eastAsia="TimesNewRomanPSMT"/>
          <w:sz w:val="28"/>
          <w:szCs w:val="28"/>
        </w:rPr>
        <w:t>При изменении каких-либо настроек в окнах редактора они тут же применяются и изменяют вид формы.</w:t>
      </w:r>
    </w:p>
    <w:p w:rsidR="00547510" w:rsidRDefault="00547510" w:rsidP="001F6F2F">
      <w:pPr>
        <w:shd w:val="clear" w:color="auto" w:fill="FFFFFF"/>
        <w:spacing w:line="348" w:lineRule="atLeast"/>
        <w:rPr>
          <w:rFonts w:ascii="Arial" w:hAnsi="Arial" w:cs="Arial"/>
          <w:color w:val="000000"/>
          <w:sz w:val="25"/>
          <w:szCs w:val="25"/>
        </w:rPr>
      </w:pPr>
    </w:p>
    <w:p w:rsidR="007B0E0B" w:rsidRPr="007B0E0B" w:rsidRDefault="007B0E0B" w:rsidP="007B0E0B">
      <w:pPr>
        <w:autoSpaceDE w:val="0"/>
        <w:autoSpaceDN w:val="0"/>
        <w:adjustRightInd w:val="0"/>
        <w:ind w:firstLine="709"/>
        <w:jc w:val="both"/>
        <w:rPr>
          <w:rFonts w:eastAsia="TimesNewRomanPSMT"/>
          <w:sz w:val="28"/>
          <w:szCs w:val="28"/>
        </w:rPr>
      </w:pPr>
      <w:r w:rsidRPr="007B0E0B">
        <w:rPr>
          <w:rFonts w:eastAsia="TimesNewRomanPSMT"/>
          <w:sz w:val="28"/>
          <w:szCs w:val="28"/>
        </w:rPr>
        <w:t>Программный модуль описывает работу формы на встроенном языке.</w:t>
      </w:r>
    </w:p>
    <w:p w:rsidR="007B0E0B" w:rsidRPr="007B0E0B" w:rsidRDefault="007B0E0B" w:rsidP="007B0E0B">
      <w:pPr>
        <w:autoSpaceDE w:val="0"/>
        <w:autoSpaceDN w:val="0"/>
        <w:adjustRightInd w:val="0"/>
        <w:ind w:firstLine="709"/>
        <w:jc w:val="both"/>
        <w:rPr>
          <w:rFonts w:eastAsia="TimesNewRomanPSMT"/>
          <w:sz w:val="28"/>
          <w:szCs w:val="28"/>
        </w:rPr>
      </w:pPr>
      <w:r w:rsidRPr="007B0E0B">
        <w:rPr>
          <w:rFonts w:eastAsia="TimesNewRomanPSMT"/>
          <w:sz w:val="28"/>
          <w:szCs w:val="28"/>
        </w:rPr>
        <w:t>Для редактирования модуля формы можно воспользоваться закладкой</w:t>
      </w:r>
      <w:r>
        <w:rPr>
          <w:rFonts w:eastAsia="TimesNewRomanPSMT"/>
          <w:sz w:val="28"/>
          <w:szCs w:val="28"/>
        </w:rPr>
        <w:t xml:space="preserve"> </w:t>
      </w:r>
      <w:r w:rsidRPr="007B0E0B">
        <w:rPr>
          <w:rFonts w:eastAsia="TimesNewRomanPSMT"/>
          <w:sz w:val="28"/>
          <w:szCs w:val="28"/>
        </w:rPr>
        <w:t>Модуль, которая расположена внизу редактора форм.</w:t>
      </w:r>
      <w:r>
        <w:rPr>
          <w:rFonts w:eastAsia="TimesNewRomanPSMT"/>
          <w:sz w:val="28"/>
          <w:szCs w:val="28"/>
        </w:rPr>
        <w:t xml:space="preserve"> </w:t>
      </w:r>
      <w:r w:rsidR="00FB7F20">
        <w:rPr>
          <w:rFonts w:eastAsia="TimesNewRomanPSMT"/>
          <w:sz w:val="28"/>
          <w:szCs w:val="28"/>
        </w:rPr>
        <w:pict>
          <v:shape id="_x0000_i1071" type="#_x0000_t75" style="width:121.4pt;height:21.75pt">
            <v:imagedata r:id="rId89" o:title=""/>
          </v:shape>
        </w:pict>
      </w:r>
    </w:p>
    <w:p w:rsidR="00547510" w:rsidRPr="007B0E0B" w:rsidRDefault="007B0E0B" w:rsidP="007B0E0B">
      <w:pPr>
        <w:autoSpaceDE w:val="0"/>
        <w:autoSpaceDN w:val="0"/>
        <w:adjustRightInd w:val="0"/>
        <w:ind w:firstLine="709"/>
        <w:jc w:val="both"/>
        <w:rPr>
          <w:rFonts w:eastAsia="TimesNewRomanPSMT"/>
          <w:sz w:val="28"/>
          <w:szCs w:val="28"/>
        </w:rPr>
      </w:pPr>
      <w:r w:rsidRPr="007B0E0B">
        <w:rPr>
          <w:rFonts w:eastAsia="TimesNewRomanPSMT"/>
          <w:sz w:val="28"/>
          <w:szCs w:val="28"/>
        </w:rPr>
        <w:t>В модуле формы располагаются обработчики событий формы, элементов</w:t>
      </w:r>
      <w:r>
        <w:rPr>
          <w:rFonts w:eastAsia="TimesNewRomanPSMT"/>
          <w:sz w:val="28"/>
          <w:szCs w:val="28"/>
        </w:rPr>
        <w:t xml:space="preserve"> </w:t>
      </w:r>
      <w:r w:rsidRPr="007B0E0B">
        <w:rPr>
          <w:rFonts w:eastAsia="TimesNewRomanPSMT"/>
          <w:sz w:val="28"/>
          <w:szCs w:val="28"/>
        </w:rPr>
        <w:t>формы, команд формы. Помимо предопределенных обработчиков событий</w:t>
      </w:r>
      <w:r>
        <w:rPr>
          <w:rFonts w:eastAsia="TimesNewRomanPSMT"/>
          <w:sz w:val="28"/>
          <w:szCs w:val="28"/>
        </w:rPr>
        <w:t xml:space="preserve"> </w:t>
      </w:r>
      <w:r w:rsidRPr="007B0E0B">
        <w:rPr>
          <w:rFonts w:eastAsia="TimesNewRomanPSMT"/>
          <w:sz w:val="28"/>
          <w:szCs w:val="28"/>
        </w:rPr>
        <w:t>разработчик прикладного решения может создавать в модуле формы свои</w:t>
      </w:r>
      <w:r>
        <w:rPr>
          <w:rFonts w:eastAsia="TimesNewRomanPSMT"/>
          <w:sz w:val="28"/>
          <w:szCs w:val="28"/>
        </w:rPr>
        <w:t xml:space="preserve"> </w:t>
      </w:r>
      <w:r w:rsidRPr="007B0E0B">
        <w:rPr>
          <w:rFonts w:eastAsia="TimesNewRomanPSMT"/>
          <w:sz w:val="28"/>
          <w:szCs w:val="28"/>
        </w:rPr>
        <w:t>процедуры и функции</w:t>
      </w:r>
    </w:p>
    <w:p w:rsidR="007B0E0B" w:rsidRPr="006A318B" w:rsidRDefault="007B0E0B" w:rsidP="007B0E0B">
      <w:pPr>
        <w:shd w:val="clear" w:color="auto" w:fill="FFFFFF"/>
        <w:spacing w:line="348" w:lineRule="atLeast"/>
        <w:rPr>
          <w:rFonts w:ascii="Calibri" w:eastAsia="TimesNewRomanPSMT" w:hAnsi="Calibri" w:cs="TimesNewRomanPSMT"/>
          <w:sz w:val="20"/>
          <w:szCs w:val="20"/>
        </w:rPr>
      </w:pPr>
    </w:p>
    <w:p w:rsidR="001F6F2F" w:rsidRPr="0024344E" w:rsidRDefault="0024344E" w:rsidP="0024344E">
      <w:pPr>
        <w:shd w:val="clear" w:color="auto" w:fill="FFFFFF"/>
        <w:spacing w:line="348" w:lineRule="atLeast"/>
        <w:ind w:firstLine="709"/>
        <w:rPr>
          <w:b/>
          <w:color w:val="000000"/>
          <w:sz w:val="28"/>
          <w:szCs w:val="28"/>
        </w:rPr>
      </w:pPr>
      <w:r w:rsidRPr="0024344E">
        <w:rPr>
          <w:b/>
          <w:color w:val="000000"/>
          <w:sz w:val="28"/>
          <w:szCs w:val="28"/>
        </w:rPr>
        <w:t>2</w:t>
      </w:r>
      <w:r w:rsidR="001F6F2F" w:rsidRPr="0024344E">
        <w:rPr>
          <w:b/>
          <w:color w:val="000000"/>
          <w:sz w:val="28"/>
          <w:szCs w:val="28"/>
        </w:rPr>
        <w:t>.</w:t>
      </w:r>
      <w:r w:rsidR="00625ADB">
        <w:rPr>
          <w:b/>
          <w:color w:val="000000"/>
          <w:sz w:val="28"/>
          <w:szCs w:val="28"/>
        </w:rPr>
        <w:t>4. Элементы управления в формах</w:t>
      </w:r>
    </w:p>
    <w:p w:rsidR="001F6F2F" w:rsidRDefault="001F6F2F" w:rsidP="001F6F2F">
      <w:pPr>
        <w:shd w:val="clear" w:color="auto" w:fill="FFFFFF"/>
        <w:spacing w:line="348" w:lineRule="atLeast"/>
        <w:rPr>
          <w:rFonts w:ascii="Arial" w:hAnsi="Arial" w:cs="Arial"/>
          <w:color w:val="000000"/>
          <w:sz w:val="25"/>
          <w:szCs w:val="25"/>
        </w:rPr>
      </w:pP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 xml:space="preserve">В форме используются </w:t>
      </w:r>
      <w:r w:rsidRPr="0024344E">
        <w:rPr>
          <w:rFonts w:eastAsia="TimesNewRomanPSMT"/>
          <w:b/>
          <w:color w:val="000000"/>
          <w:sz w:val="28"/>
          <w:szCs w:val="28"/>
          <w:u w:val="single"/>
        </w:rPr>
        <w:t>пять</w:t>
      </w:r>
      <w:r w:rsidRPr="0024344E">
        <w:rPr>
          <w:rFonts w:eastAsia="TimesNewRomanPSMT"/>
          <w:color w:val="000000"/>
          <w:sz w:val="28"/>
          <w:szCs w:val="28"/>
        </w:rPr>
        <w:t xml:space="preserve"> элементов:</w:t>
      </w: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ГРУППА:</w:t>
      </w:r>
    </w:p>
    <w:p w:rsidR="0024344E" w:rsidRPr="0024344E" w:rsidRDefault="0024344E" w:rsidP="0024344E">
      <w:pPr>
        <w:numPr>
          <w:ilvl w:val="0"/>
          <w:numId w:val="38"/>
        </w:numPr>
        <w:autoSpaceDE w:val="0"/>
        <w:autoSpaceDN w:val="0"/>
        <w:adjustRightInd w:val="0"/>
        <w:rPr>
          <w:rFonts w:eastAsia="TimesNewRomanPSMT"/>
          <w:color w:val="000000"/>
          <w:sz w:val="28"/>
          <w:szCs w:val="28"/>
        </w:rPr>
      </w:pPr>
      <w:r w:rsidRPr="0024344E">
        <w:rPr>
          <w:rFonts w:eastAsia="TimesNewRomanPSMT"/>
          <w:color w:val="000000"/>
          <w:sz w:val="28"/>
          <w:szCs w:val="28"/>
        </w:rPr>
        <w:t>Обычная группа;</w:t>
      </w:r>
    </w:p>
    <w:p w:rsidR="0024344E" w:rsidRPr="0024344E" w:rsidRDefault="0024344E" w:rsidP="0024344E">
      <w:pPr>
        <w:numPr>
          <w:ilvl w:val="0"/>
          <w:numId w:val="38"/>
        </w:numPr>
        <w:autoSpaceDE w:val="0"/>
        <w:autoSpaceDN w:val="0"/>
        <w:adjustRightInd w:val="0"/>
        <w:rPr>
          <w:rFonts w:eastAsia="TimesNewRomanPSMT"/>
          <w:color w:val="000000"/>
          <w:sz w:val="28"/>
          <w:szCs w:val="28"/>
        </w:rPr>
      </w:pPr>
      <w:r w:rsidRPr="0024344E">
        <w:rPr>
          <w:rFonts w:eastAsia="TimesNewRomanPSMT"/>
          <w:color w:val="000000"/>
          <w:sz w:val="28"/>
          <w:szCs w:val="28"/>
        </w:rPr>
        <w:t>Группа – Страницы;</w:t>
      </w:r>
    </w:p>
    <w:p w:rsidR="0024344E" w:rsidRPr="0024344E" w:rsidRDefault="0024344E" w:rsidP="0024344E">
      <w:pPr>
        <w:numPr>
          <w:ilvl w:val="0"/>
          <w:numId w:val="38"/>
        </w:numPr>
        <w:autoSpaceDE w:val="0"/>
        <w:autoSpaceDN w:val="0"/>
        <w:adjustRightInd w:val="0"/>
        <w:rPr>
          <w:rFonts w:eastAsia="TimesNewRomanPSMT"/>
          <w:color w:val="000000"/>
          <w:sz w:val="28"/>
          <w:szCs w:val="28"/>
        </w:rPr>
      </w:pPr>
      <w:r w:rsidRPr="0024344E">
        <w:rPr>
          <w:rFonts w:eastAsia="TimesNewRomanPSMT"/>
          <w:color w:val="000000"/>
          <w:sz w:val="28"/>
          <w:szCs w:val="28"/>
        </w:rPr>
        <w:t>Группа – Командная панель;</w:t>
      </w: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ПОЛЕ;</w:t>
      </w: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КНОПКА;</w:t>
      </w: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ТАБЛИЦА;</w:t>
      </w:r>
    </w:p>
    <w:p w:rsidR="0024344E" w:rsidRPr="0024344E" w:rsidRDefault="0024344E" w:rsidP="0024344E">
      <w:pPr>
        <w:autoSpaceDE w:val="0"/>
        <w:autoSpaceDN w:val="0"/>
        <w:adjustRightInd w:val="0"/>
        <w:ind w:firstLine="709"/>
        <w:rPr>
          <w:rFonts w:eastAsia="TimesNewRomanPSMT"/>
          <w:color w:val="000000"/>
          <w:sz w:val="28"/>
          <w:szCs w:val="28"/>
        </w:rPr>
      </w:pPr>
      <w:r w:rsidRPr="0024344E">
        <w:rPr>
          <w:rFonts w:eastAsia="TimesNewRomanPSMT"/>
          <w:color w:val="000000"/>
          <w:sz w:val="28"/>
          <w:szCs w:val="28"/>
        </w:rPr>
        <w:t>ДЕКОРАЦИЯ:</w:t>
      </w:r>
    </w:p>
    <w:p w:rsidR="0024344E" w:rsidRPr="0024344E" w:rsidRDefault="0024344E" w:rsidP="0024344E">
      <w:pPr>
        <w:numPr>
          <w:ilvl w:val="0"/>
          <w:numId w:val="40"/>
        </w:numPr>
        <w:autoSpaceDE w:val="0"/>
        <w:autoSpaceDN w:val="0"/>
        <w:adjustRightInd w:val="0"/>
        <w:rPr>
          <w:rFonts w:eastAsia="TimesNewRomanPSMT"/>
          <w:color w:val="000000"/>
          <w:sz w:val="28"/>
          <w:szCs w:val="28"/>
        </w:rPr>
      </w:pPr>
      <w:r w:rsidRPr="0024344E">
        <w:rPr>
          <w:rFonts w:eastAsia="TimesNewRomanPSMT"/>
          <w:color w:val="000000"/>
          <w:sz w:val="28"/>
          <w:szCs w:val="28"/>
        </w:rPr>
        <w:t>Декорация – Надпись;</w:t>
      </w:r>
    </w:p>
    <w:p w:rsidR="0024344E" w:rsidRPr="0024344E" w:rsidRDefault="0024344E" w:rsidP="0024344E">
      <w:pPr>
        <w:numPr>
          <w:ilvl w:val="0"/>
          <w:numId w:val="40"/>
        </w:numPr>
        <w:autoSpaceDE w:val="0"/>
        <w:autoSpaceDN w:val="0"/>
        <w:adjustRightInd w:val="0"/>
        <w:rPr>
          <w:rFonts w:eastAsia="TimesNewRomanPSMT"/>
          <w:color w:val="000000"/>
          <w:sz w:val="28"/>
          <w:szCs w:val="28"/>
        </w:rPr>
      </w:pPr>
      <w:r w:rsidRPr="0024344E">
        <w:rPr>
          <w:rFonts w:eastAsia="TimesNewRomanPSMT"/>
          <w:color w:val="000000"/>
          <w:sz w:val="28"/>
          <w:szCs w:val="28"/>
        </w:rPr>
        <w:t>Декорация – Картинка.</w:t>
      </w:r>
    </w:p>
    <w:p w:rsidR="0024344E" w:rsidRPr="006A318B" w:rsidRDefault="0024344E" w:rsidP="0024344E">
      <w:pPr>
        <w:autoSpaceDE w:val="0"/>
        <w:autoSpaceDN w:val="0"/>
        <w:adjustRightInd w:val="0"/>
        <w:rPr>
          <w:rFonts w:ascii="Calibri" w:eastAsia="TimesNewRomanPSMT" w:hAnsi="Calibri" w:cs="TimesNewRomanPSMT"/>
          <w:color w:val="000000"/>
          <w:sz w:val="20"/>
          <w:szCs w:val="20"/>
        </w:rPr>
      </w:pPr>
    </w:p>
    <w:p w:rsidR="0024344E" w:rsidRDefault="00FB7F20" w:rsidP="0024344E">
      <w:pPr>
        <w:shd w:val="clear" w:color="auto" w:fill="FFFFFF"/>
        <w:spacing w:line="348" w:lineRule="atLeast"/>
        <w:jc w:val="center"/>
        <w:rPr>
          <w:rFonts w:ascii="Arial" w:hAnsi="Arial" w:cs="Arial"/>
          <w:color w:val="000000"/>
          <w:sz w:val="25"/>
          <w:szCs w:val="25"/>
        </w:rPr>
      </w:pPr>
      <w:r>
        <w:rPr>
          <w:rFonts w:ascii="Arial" w:hAnsi="Arial" w:cs="Arial"/>
          <w:color w:val="000000"/>
          <w:sz w:val="25"/>
          <w:szCs w:val="25"/>
        </w:rPr>
        <w:lastRenderedPageBreak/>
        <w:pict>
          <v:shape id="_x0000_i1072" type="#_x0000_t75" style="width:205.95pt;height:167.45pt">
            <v:imagedata r:id="rId90" o:title=""/>
          </v:shape>
        </w:pict>
      </w:r>
      <w:r w:rsidR="0024344E">
        <w:rPr>
          <w:rFonts w:ascii="Arial" w:hAnsi="Arial" w:cs="Arial"/>
          <w:color w:val="000000"/>
          <w:sz w:val="25"/>
          <w:szCs w:val="25"/>
        </w:rPr>
        <w:t xml:space="preserve">       </w:t>
      </w:r>
      <w:r>
        <w:rPr>
          <w:rFonts w:ascii="Arial" w:hAnsi="Arial" w:cs="Arial"/>
          <w:color w:val="000000"/>
          <w:sz w:val="25"/>
          <w:szCs w:val="25"/>
        </w:rPr>
        <w:pict>
          <v:shape id="_x0000_i1073" type="#_x0000_t75" style="width:244.45pt;height:223.55pt">
            <v:imagedata r:id="rId91" o:title=""/>
          </v:shape>
        </w:pict>
      </w:r>
    </w:p>
    <w:p w:rsidR="0024344E" w:rsidRDefault="0024344E" w:rsidP="001F6F2F">
      <w:pPr>
        <w:shd w:val="clear" w:color="auto" w:fill="FFFFFF"/>
        <w:spacing w:line="348" w:lineRule="atLeast"/>
        <w:rPr>
          <w:rFonts w:ascii="Arial" w:hAnsi="Arial" w:cs="Arial"/>
          <w:color w:val="000000"/>
          <w:sz w:val="25"/>
          <w:szCs w:val="25"/>
        </w:rPr>
      </w:pPr>
    </w:p>
    <w:p w:rsidR="00C15C9D" w:rsidRPr="00C15C9D" w:rsidRDefault="00C15C9D" w:rsidP="00C15C9D">
      <w:pPr>
        <w:autoSpaceDE w:val="0"/>
        <w:autoSpaceDN w:val="0"/>
        <w:adjustRightInd w:val="0"/>
        <w:ind w:firstLine="709"/>
        <w:jc w:val="both"/>
        <w:rPr>
          <w:rFonts w:eastAsia="TimesNewRomanPSMT"/>
          <w:sz w:val="28"/>
          <w:szCs w:val="28"/>
        </w:rPr>
      </w:pPr>
      <w:r w:rsidRPr="00C15C9D">
        <w:rPr>
          <w:rFonts w:eastAsia="TimesNewRomanPSMT"/>
          <w:sz w:val="28"/>
          <w:szCs w:val="28"/>
        </w:rPr>
        <w:t xml:space="preserve">Элемент формы </w:t>
      </w:r>
      <w:r w:rsidRPr="009E0F0C">
        <w:rPr>
          <w:rFonts w:eastAsia="TimesNewRomanPSMT"/>
          <w:i/>
          <w:sz w:val="28"/>
          <w:szCs w:val="28"/>
        </w:rPr>
        <w:t>Поле</w:t>
      </w:r>
      <w:r w:rsidRPr="00C15C9D">
        <w:rPr>
          <w:rFonts w:eastAsia="TimesNewRomanPSMT"/>
          <w:sz w:val="28"/>
          <w:szCs w:val="28"/>
        </w:rPr>
        <w:t xml:space="preserve"> предназначен для отображения примитивных типов</w:t>
      </w:r>
      <w:r>
        <w:rPr>
          <w:rFonts w:eastAsia="TimesNewRomanPSMT"/>
          <w:sz w:val="28"/>
          <w:szCs w:val="28"/>
        </w:rPr>
        <w:t xml:space="preserve"> </w:t>
      </w:r>
      <w:r w:rsidRPr="00C15C9D">
        <w:rPr>
          <w:rFonts w:eastAsia="TimesNewRomanPSMT"/>
          <w:sz w:val="28"/>
          <w:szCs w:val="28"/>
        </w:rPr>
        <w:t>данных, текстовых, табличных, HTML-документов, диаграмм, календарей, индикаторов. Тип данных, которые отображает элемент Поле,</w:t>
      </w:r>
      <w:r>
        <w:rPr>
          <w:rFonts w:eastAsia="TimesNewRomanPSMT"/>
          <w:sz w:val="28"/>
          <w:szCs w:val="28"/>
        </w:rPr>
        <w:t xml:space="preserve"> </w:t>
      </w:r>
      <w:r w:rsidRPr="00C15C9D">
        <w:rPr>
          <w:rFonts w:eastAsia="TimesNewRomanPSMT"/>
          <w:sz w:val="28"/>
          <w:szCs w:val="28"/>
        </w:rPr>
        <w:t>влияет на то, какие значения может принимать его свойство Вид.</w:t>
      </w:r>
    </w:p>
    <w:p w:rsidR="00C15C9D" w:rsidRPr="00C15C9D" w:rsidRDefault="00C15C9D" w:rsidP="00C15C9D">
      <w:pPr>
        <w:autoSpaceDE w:val="0"/>
        <w:autoSpaceDN w:val="0"/>
        <w:adjustRightInd w:val="0"/>
        <w:ind w:firstLine="709"/>
        <w:jc w:val="both"/>
        <w:rPr>
          <w:rFonts w:eastAsia="TimesNewRomanPSMT"/>
          <w:sz w:val="28"/>
          <w:szCs w:val="28"/>
        </w:rPr>
      </w:pPr>
    </w:p>
    <w:p w:rsidR="00C15C9D" w:rsidRPr="00C15C9D" w:rsidRDefault="00FB7F20" w:rsidP="00C15C9D">
      <w:pPr>
        <w:autoSpaceDE w:val="0"/>
        <w:autoSpaceDN w:val="0"/>
        <w:adjustRightInd w:val="0"/>
        <w:jc w:val="center"/>
        <w:rPr>
          <w:rFonts w:eastAsia="TimesNewRomanPSMT"/>
          <w:sz w:val="28"/>
          <w:szCs w:val="28"/>
        </w:rPr>
      </w:pPr>
      <w:r>
        <w:rPr>
          <w:rFonts w:eastAsia="TimesNewRomanPSMT"/>
          <w:sz w:val="28"/>
          <w:szCs w:val="28"/>
        </w:rPr>
        <w:pict>
          <v:shape id="_x0000_i1074" type="#_x0000_t75" style="width:241.95pt;height:244.45pt">
            <v:imagedata r:id="rId92" o:title="" croptop="13975f" cropbottom="10037f" cropleft="13064f" cropright="29340f"/>
          </v:shape>
        </w:pict>
      </w:r>
    </w:p>
    <w:p w:rsidR="00C15C9D" w:rsidRPr="00C15C9D" w:rsidRDefault="00C15C9D" w:rsidP="00C15C9D">
      <w:pPr>
        <w:autoSpaceDE w:val="0"/>
        <w:autoSpaceDN w:val="0"/>
        <w:adjustRightInd w:val="0"/>
        <w:ind w:firstLine="709"/>
        <w:jc w:val="both"/>
        <w:rPr>
          <w:rFonts w:eastAsia="TimesNewRomanPSMT"/>
          <w:sz w:val="28"/>
          <w:szCs w:val="28"/>
        </w:rPr>
      </w:pPr>
    </w:p>
    <w:p w:rsidR="00C15C9D" w:rsidRDefault="00C15C9D" w:rsidP="00C15C9D">
      <w:pPr>
        <w:autoSpaceDE w:val="0"/>
        <w:autoSpaceDN w:val="0"/>
        <w:adjustRightInd w:val="0"/>
        <w:ind w:firstLine="709"/>
        <w:jc w:val="both"/>
        <w:rPr>
          <w:rFonts w:eastAsia="TimesNewRomanPSMT"/>
          <w:sz w:val="28"/>
          <w:szCs w:val="28"/>
        </w:rPr>
      </w:pPr>
      <w:r w:rsidRPr="00C15C9D">
        <w:rPr>
          <w:rFonts w:eastAsia="TimesNewRomanPSMT"/>
          <w:sz w:val="28"/>
          <w:szCs w:val="28"/>
        </w:rPr>
        <w:t xml:space="preserve">Элемент формы </w:t>
      </w:r>
      <w:r w:rsidRPr="009E0F0C">
        <w:rPr>
          <w:rFonts w:eastAsia="TimesNewRomanPSMT"/>
          <w:i/>
          <w:sz w:val="28"/>
          <w:szCs w:val="28"/>
        </w:rPr>
        <w:t>Группа</w:t>
      </w:r>
      <w:r w:rsidRPr="00C15C9D">
        <w:rPr>
          <w:rFonts w:eastAsia="TimesNewRomanPSMT"/>
          <w:sz w:val="28"/>
          <w:szCs w:val="28"/>
        </w:rPr>
        <w:t xml:space="preserve"> предназначен для группировки других элементов</w:t>
      </w:r>
      <w:r>
        <w:rPr>
          <w:rFonts w:eastAsia="TimesNewRomanPSMT"/>
          <w:sz w:val="28"/>
          <w:szCs w:val="28"/>
        </w:rPr>
        <w:t xml:space="preserve"> </w:t>
      </w:r>
      <w:r w:rsidRPr="00C15C9D">
        <w:rPr>
          <w:rFonts w:eastAsia="TimesNewRomanPSMT"/>
          <w:sz w:val="28"/>
          <w:szCs w:val="28"/>
        </w:rPr>
        <w:t>формы, их выделения, для создания командных панелей, подменю, групп</w:t>
      </w:r>
      <w:r>
        <w:rPr>
          <w:rFonts w:eastAsia="TimesNewRomanPSMT"/>
          <w:sz w:val="28"/>
          <w:szCs w:val="28"/>
        </w:rPr>
        <w:t xml:space="preserve"> </w:t>
      </w:r>
      <w:r w:rsidRPr="00C15C9D">
        <w:rPr>
          <w:rFonts w:eastAsia="TimesNewRomanPSMT"/>
          <w:sz w:val="28"/>
          <w:szCs w:val="28"/>
        </w:rPr>
        <w:t>кнопок, страниц. Свойство Вид элемента формы Группа может принимать</w:t>
      </w:r>
      <w:r>
        <w:rPr>
          <w:rFonts w:eastAsia="TimesNewRomanPSMT"/>
          <w:sz w:val="28"/>
          <w:szCs w:val="28"/>
        </w:rPr>
        <w:t xml:space="preserve"> </w:t>
      </w:r>
      <w:r w:rsidRPr="00C15C9D">
        <w:rPr>
          <w:rFonts w:eastAsia="TimesNewRomanPSMT"/>
          <w:sz w:val="28"/>
          <w:szCs w:val="28"/>
        </w:rPr>
        <w:t>значения:</w:t>
      </w:r>
    </w:p>
    <w:p w:rsidR="00C15C9D" w:rsidRPr="009E0F0C" w:rsidRDefault="009E0F0C" w:rsidP="009E0F0C">
      <w:pPr>
        <w:autoSpaceDE w:val="0"/>
        <w:autoSpaceDN w:val="0"/>
        <w:adjustRightInd w:val="0"/>
        <w:ind w:firstLine="709"/>
        <w:jc w:val="both"/>
        <w:rPr>
          <w:sz w:val="28"/>
          <w:szCs w:val="28"/>
        </w:rPr>
      </w:pPr>
      <w:r w:rsidRPr="009E0F0C">
        <w:rPr>
          <w:i/>
          <w:sz w:val="28"/>
          <w:szCs w:val="28"/>
        </w:rPr>
        <w:t>Обычная группа</w:t>
      </w:r>
      <w:r w:rsidRPr="009E0F0C">
        <w:rPr>
          <w:rFonts w:eastAsia="TimesNewRomanPSMT"/>
          <w:sz w:val="28"/>
          <w:szCs w:val="28"/>
        </w:rPr>
        <w:t>. Элемент формы, предназначенный для логической</w:t>
      </w:r>
      <w:r>
        <w:rPr>
          <w:rFonts w:eastAsia="TimesNewRomanPSMT"/>
          <w:sz w:val="28"/>
          <w:szCs w:val="28"/>
        </w:rPr>
        <w:t xml:space="preserve"> </w:t>
      </w:r>
      <w:r w:rsidRPr="009E0F0C">
        <w:rPr>
          <w:rFonts w:eastAsia="TimesNewRomanPSMT"/>
          <w:sz w:val="28"/>
          <w:szCs w:val="28"/>
        </w:rPr>
        <w:t xml:space="preserve">группировки других элементов формы. Элемент </w:t>
      </w:r>
      <w:r w:rsidRPr="009E0F0C">
        <w:rPr>
          <w:sz w:val="28"/>
          <w:szCs w:val="28"/>
        </w:rPr>
        <w:t>Обычная</w:t>
      </w:r>
      <w:r>
        <w:rPr>
          <w:sz w:val="28"/>
          <w:szCs w:val="28"/>
        </w:rPr>
        <w:t xml:space="preserve"> </w:t>
      </w:r>
      <w:r w:rsidRPr="009E0F0C">
        <w:rPr>
          <w:sz w:val="28"/>
          <w:szCs w:val="28"/>
        </w:rPr>
        <w:t xml:space="preserve">группа </w:t>
      </w:r>
      <w:r w:rsidRPr="009E0F0C">
        <w:rPr>
          <w:rFonts w:eastAsia="TimesNewRomanPSMT"/>
          <w:sz w:val="28"/>
          <w:szCs w:val="28"/>
        </w:rPr>
        <w:t>может не отображаться на форме, выполняя при этом функции</w:t>
      </w:r>
      <w:r>
        <w:rPr>
          <w:rFonts w:eastAsia="TimesNewRomanPSMT"/>
          <w:sz w:val="28"/>
          <w:szCs w:val="28"/>
        </w:rPr>
        <w:t xml:space="preserve"> </w:t>
      </w:r>
      <w:r w:rsidRPr="009E0F0C">
        <w:rPr>
          <w:rFonts w:eastAsia="TimesNewRomanPSMT"/>
          <w:sz w:val="28"/>
          <w:szCs w:val="28"/>
        </w:rPr>
        <w:t xml:space="preserve">группировки других элементов. Может отображаться в виде </w:t>
      </w:r>
      <w:r w:rsidRPr="009E0F0C">
        <w:rPr>
          <w:sz w:val="28"/>
          <w:szCs w:val="28"/>
        </w:rPr>
        <w:t>Рамка</w:t>
      </w:r>
      <w:r>
        <w:rPr>
          <w:sz w:val="28"/>
          <w:szCs w:val="28"/>
        </w:rPr>
        <w:t xml:space="preserve"> </w:t>
      </w:r>
      <w:r w:rsidRPr="009E0F0C">
        <w:rPr>
          <w:sz w:val="28"/>
          <w:szCs w:val="28"/>
        </w:rPr>
        <w:t>группы</w:t>
      </w:r>
      <w:r w:rsidRPr="009E0F0C">
        <w:rPr>
          <w:rFonts w:eastAsia="TimesNewRomanPSMT"/>
          <w:sz w:val="28"/>
          <w:szCs w:val="28"/>
        </w:rPr>
        <w:t xml:space="preserve">, </w:t>
      </w:r>
      <w:r w:rsidRPr="009E0F0C">
        <w:rPr>
          <w:sz w:val="28"/>
          <w:szCs w:val="28"/>
        </w:rPr>
        <w:t>Линия</w:t>
      </w:r>
      <w:r w:rsidRPr="009E0F0C">
        <w:rPr>
          <w:rFonts w:eastAsia="TimesNewRomanPSMT"/>
          <w:sz w:val="28"/>
          <w:szCs w:val="28"/>
        </w:rPr>
        <w:t xml:space="preserve">, </w:t>
      </w:r>
      <w:r w:rsidRPr="009E0F0C">
        <w:rPr>
          <w:sz w:val="28"/>
          <w:szCs w:val="28"/>
        </w:rPr>
        <w:t>Отступ</w:t>
      </w:r>
      <w:r>
        <w:rPr>
          <w:sz w:val="28"/>
          <w:szCs w:val="28"/>
        </w:rPr>
        <w:t>.</w:t>
      </w:r>
    </w:p>
    <w:p w:rsidR="009E0F0C" w:rsidRPr="009E0F0C" w:rsidRDefault="009E0F0C" w:rsidP="009E0F0C">
      <w:pPr>
        <w:autoSpaceDE w:val="0"/>
        <w:autoSpaceDN w:val="0"/>
        <w:adjustRightInd w:val="0"/>
        <w:ind w:firstLine="709"/>
        <w:rPr>
          <w:rFonts w:eastAsia="TimesNewRomanPSMT"/>
          <w:sz w:val="28"/>
          <w:szCs w:val="28"/>
        </w:rPr>
      </w:pPr>
      <w:r w:rsidRPr="009E0F0C">
        <w:rPr>
          <w:i/>
          <w:sz w:val="28"/>
          <w:szCs w:val="28"/>
        </w:rPr>
        <w:t>Командная панель</w:t>
      </w:r>
      <w:r w:rsidRPr="009E0F0C">
        <w:rPr>
          <w:rFonts w:eastAsia="TimesNewRomanPSMT"/>
          <w:sz w:val="28"/>
          <w:szCs w:val="28"/>
        </w:rPr>
        <w:t>. Элемент формы, предназначенный для группировки</w:t>
      </w:r>
      <w:r>
        <w:rPr>
          <w:rFonts w:eastAsia="TimesNewRomanPSMT"/>
          <w:sz w:val="28"/>
          <w:szCs w:val="28"/>
        </w:rPr>
        <w:t xml:space="preserve"> </w:t>
      </w:r>
      <w:r w:rsidRPr="009E0F0C">
        <w:rPr>
          <w:rFonts w:eastAsia="TimesNewRomanPSMT"/>
          <w:sz w:val="28"/>
          <w:szCs w:val="28"/>
        </w:rPr>
        <w:t>кнопок и команд</w:t>
      </w:r>
    </w:p>
    <w:p w:rsidR="009E0F0C" w:rsidRPr="009E0F0C" w:rsidRDefault="009E0F0C" w:rsidP="009E0F0C">
      <w:pPr>
        <w:autoSpaceDE w:val="0"/>
        <w:autoSpaceDN w:val="0"/>
        <w:adjustRightInd w:val="0"/>
        <w:ind w:firstLine="709"/>
        <w:jc w:val="both"/>
        <w:rPr>
          <w:rFonts w:eastAsia="TimesNewRomanPSMT"/>
          <w:sz w:val="28"/>
          <w:szCs w:val="28"/>
        </w:rPr>
      </w:pPr>
      <w:r w:rsidRPr="009E0F0C">
        <w:rPr>
          <w:i/>
          <w:sz w:val="28"/>
          <w:szCs w:val="28"/>
        </w:rPr>
        <w:lastRenderedPageBreak/>
        <w:t>Страницы</w:t>
      </w:r>
      <w:r w:rsidRPr="009E0F0C">
        <w:rPr>
          <w:rFonts w:eastAsia="TimesNewRomanPSMT"/>
          <w:i/>
          <w:sz w:val="28"/>
          <w:szCs w:val="28"/>
        </w:rPr>
        <w:t>.</w:t>
      </w:r>
      <w:r w:rsidRPr="009E0F0C">
        <w:rPr>
          <w:rFonts w:eastAsia="TimesNewRomanPSMT"/>
          <w:sz w:val="28"/>
          <w:szCs w:val="28"/>
        </w:rPr>
        <w:t xml:space="preserve"> Элемент формы, представляющий собой набор страниц.</w:t>
      </w:r>
    </w:p>
    <w:p w:rsidR="009E0F0C" w:rsidRDefault="009E0F0C" w:rsidP="00C15C9D">
      <w:pPr>
        <w:autoSpaceDE w:val="0"/>
        <w:autoSpaceDN w:val="0"/>
        <w:adjustRightInd w:val="0"/>
        <w:ind w:firstLine="709"/>
        <w:jc w:val="both"/>
        <w:rPr>
          <w:rFonts w:eastAsia="TimesNewRomanPSMT"/>
          <w:sz w:val="28"/>
          <w:szCs w:val="28"/>
        </w:rPr>
      </w:pPr>
    </w:p>
    <w:p w:rsidR="00C15C9D" w:rsidRPr="00C15C9D" w:rsidRDefault="00C15C9D" w:rsidP="00C15C9D">
      <w:pPr>
        <w:autoSpaceDE w:val="0"/>
        <w:autoSpaceDN w:val="0"/>
        <w:adjustRightInd w:val="0"/>
        <w:ind w:firstLine="709"/>
        <w:jc w:val="both"/>
        <w:rPr>
          <w:rFonts w:eastAsia="TimesNewRomanPSMT"/>
          <w:sz w:val="28"/>
          <w:szCs w:val="28"/>
        </w:rPr>
      </w:pPr>
      <w:r w:rsidRPr="00C15C9D">
        <w:rPr>
          <w:rFonts w:eastAsia="TimesNewRomanPSMT"/>
          <w:sz w:val="28"/>
          <w:szCs w:val="28"/>
        </w:rPr>
        <w:t xml:space="preserve">Элемент формы </w:t>
      </w:r>
      <w:r w:rsidRPr="009E0F0C">
        <w:rPr>
          <w:rFonts w:eastAsia="TimesNewRomanPSMT"/>
          <w:i/>
          <w:sz w:val="28"/>
          <w:szCs w:val="28"/>
        </w:rPr>
        <w:t>Кнопка</w:t>
      </w:r>
      <w:r w:rsidRPr="00C15C9D">
        <w:rPr>
          <w:rFonts w:eastAsia="TimesNewRomanPSMT"/>
          <w:sz w:val="28"/>
          <w:szCs w:val="28"/>
        </w:rPr>
        <w:t xml:space="preserve"> предназначен для создания кнопок, гиперссылок.</w:t>
      </w:r>
      <w:r w:rsidR="009E0F0C">
        <w:rPr>
          <w:rFonts w:eastAsia="TimesNewRomanPSMT"/>
          <w:sz w:val="28"/>
          <w:szCs w:val="28"/>
        </w:rPr>
        <w:t xml:space="preserve"> </w:t>
      </w:r>
      <w:r w:rsidRPr="00C15C9D">
        <w:rPr>
          <w:rFonts w:eastAsia="TimesNewRomanPSMT"/>
          <w:sz w:val="28"/>
          <w:szCs w:val="28"/>
        </w:rPr>
        <w:t>Свойство Вид элемента формы Кнопка может принимать значения:</w:t>
      </w:r>
    </w:p>
    <w:p w:rsidR="00C15C9D" w:rsidRPr="00C15C9D" w:rsidRDefault="00C15C9D" w:rsidP="00C15C9D">
      <w:pPr>
        <w:autoSpaceDE w:val="0"/>
        <w:autoSpaceDN w:val="0"/>
        <w:adjustRightInd w:val="0"/>
        <w:ind w:firstLine="709"/>
        <w:jc w:val="both"/>
        <w:rPr>
          <w:rFonts w:eastAsia="TimesNewRomanPSMT"/>
          <w:sz w:val="28"/>
          <w:szCs w:val="28"/>
        </w:rPr>
      </w:pPr>
    </w:p>
    <w:p w:rsidR="00C15C9D" w:rsidRPr="00C15C9D" w:rsidRDefault="00FB7F20" w:rsidP="00C15C9D">
      <w:pPr>
        <w:autoSpaceDE w:val="0"/>
        <w:autoSpaceDN w:val="0"/>
        <w:adjustRightInd w:val="0"/>
        <w:ind w:firstLine="709"/>
        <w:jc w:val="both"/>
        <w:rPr>
          <w:rFonts w:eastAsia="TimesNewRomanPSMT"/>
          <w:sz w:val="28"/>
          <w:szCs w:val="28"/>
        </w:rPr>
      </w:pPr>
      <w:r>
        <w:rPr>
          <w:rFonts w:eastAsia="TimesNewRomanPSMT"/>
          <w:sz w:val="28"/>
          <w:szCs w:val="28"/>
        </w:rPr>
        <w:pict>
          <v:shape id="_x0000_i1075" type="#_x0000_t75" style="width:427pt;height:158.25pt">
            <v:imagedata r:id="rId93" o:title="" croptop="26962f" cropbottom="15937f" cropleft="6690f" cropright="24693f"/>
          </v:shape>
        </w:pict>
      </w:r>
    </w:p>
    <w:p w:rsidR="00C15C9D" w:rsidRPr="00C15C9D" w:rsidRDefault="00C15C9D" w:rsidP="00C15C9D">
      <w:pPr>
        <w:autoSpaceDE w:val="0"/>
        <w:autoSpaceDN w:val="0"/>
        <w:adjustRightInd w:val="0"/>
        <w:ind w:firstLine="709"/>
        <w:jc w:val="both"/>
        <w:rPr>
          <w:rFonts w:eastAsia="TimesNewRomanPSMT"/>
          <w:sz w:val="28"/>
          <w:szCs w:val="28"/>
        </w:rPr>
      </w:pPr>
    </w:p>
    <w:p w:rsidR="00C15C9D" w:rsidRPr="00C15C9D" w:rsidRDefault="00C15C9D" w:rsidP="00C15C9D">
      <w:pPr>
        <w:autoSpaceDE w:val="0"/>
        <w:autoSpaceDN w:val="0"/>
        <w:adjustRightInd w:val="0"/>
        <w:ind w:firstLine="709"/>
        <w:jc w:val="both"/>
        <w:rPr>
          <w:rFonts w:eastAsia="TimesNewRomanPSMT"/>
          <w:sz w:val="28"/>
          <w:szCs w:val="28"/>
        </w:rPr>
      </w:pPr>
    </w:p>
    <w:p w:rsidR="00C15C9D" w:rsidRPr="00C15C9D" w:rsidRDefault="00FB7F20" w:rsidP="00C15C9D">
      <w:pPr>
        <w:autoSpaceDE w:val="0"/>
        <w:autoSpaceDN w:val="0"/>
        <w:adjustRightInd w:val="0"/>
        <w:ind w:firstLine="709"/>
        <w:jc w:val="center"/>
        <w:rPr>
          <w:rFonts w:eastAsia="TimesNewRomanPSMT"/>
          <w:sz w:val="28"/>
          <w:szCs w:val="28"/>
        </w:rPr>
      </w:pPr>
      <w:r>
        <w:rPr>
          <w:rFonts w:eastAsia="TimesNewRomanPSMT"/>
          <w:sz w:val="28"/>
          <w:szCs w:val="28"/>
        </w:rPr>
        <w:pict>
          <v:shape id="_x0000_i1076" type="#_x0000_t75" style="width:355.8pt;height:190.05pt">
            <v:imagedata r:id="rId94" o:title="" croptop="14312f" cropbottom="18500f" cropleft="9295f" cropright="21810f"/>
          </v:shape>
        </w:pict>
      </w:r>
    </w:p>
    <w:p w:rsidR="00C15C9D" w:rsidRPr="00C15C9D" w:rsidRDefault="00C15C9D" w:rsidP="00C15C9D">
      <w:pPr>
        <w:autoSpaceDE w:val="0"/>
        <w:autoSpaceDN w:val="0"/>
        <w:adjustRightInd w:val="0"/>
        <w:ind w:firstLine="709"/>
        <w:jc w:val="both"/>
        <w:rPr>
          <w:rFonts w:eastAsia="TimesNewRomanPSMT"/>
          <w:sz w:val="28"/>
          <w:szCs w:val="28"/>
        </w:rPr>
      </w:pPr>
    </w:p>
    <w:p w:rsidR="00C15C9D" w:rsidRPr="00C15C9D" w:rsidRDefault="00C15C9D" w:rsidP="00C15C9D">
      <w:pPr>
        <w:autoSpaceDE w:val="0"/>
        <w:autoSpaceDN w:val="0"/>
        <w:adjustRightInd w:val="0"/>
        <w:ind w:firstLine="709"/>
        <w:jc w:val="both"/>
        <w:rPr>
          <w:rFonts w:eastAsia="TimesNewRomanPSMT"/>
          <w:sz w:val="28"/>
          <w:szCs w:val="28"/>
        </w:rPr>
      </w:pPr>
      <w:r w:rsidRPr="00C15C9D">
        <w:rPr>
          <w:rFonts w:eastAsia="TimesNewRomanPSMT"/>
          <w:sz w:val="28"/>
          <w:szCs w:val="28"/>
        </w:rPr>
        <w:t xml:space="preserve">Элемент формы </w:t>
      </w:r>
      <w:r w:rsidRPr="009E0F0C">
        <w:rPr>
          <w:rFonts w:eastAsia="TimesNewRomanPSMT"/>
          <w:i/>
          <w:sz w:val="28"/>
          <w:szCs w:val="28"/>
        </w:rPr>
        <w:t>Таблица</w:t>
      </w:r>
      <w:r w:rsidRPr="00C15C9D">
        <w:rPr>
          <w:rFonts w:eastAsia="TimesNewRomanPSMT"/>
          <w:sz w:val="28"/>
          <w:szCs w:val="28"/>
        </w:rPr>
        <w:t xml:space="preserve"> предназначен для отображения и редактирования различных табличных данных. У Таблицы могут быть свои</w:t>
      </w:r>
      <w:r w:rsidR="009E0F0C">
        <w:rPr>
          <w:rFonts w:eastAsia="TimesNewRomanPSMT"/>
          <w:sz w:val="28"/>
          <w:szCs w:val="28"/>
        </w:rPr>
        <w:t xml:space="preserve"> </w:t>
      </w:r>
      <w:r w:rsidRPr="00C15C9D">
        <w:rPr>
          <w:rFonts w:eastAsia="TimesNewRomanPSMT"/>
          <w:sz w:val="28"/>
          <w:szCs w:val="28"/>
        </w:rPr>
        <w:t>командные панели, контекстные меню. Поля колонок элемента Таблица</w:t>
      </w:r>
      <w:r w:rsidR="009E0F0C">
        <w:rPr>
          <w:rFonts w:eastAsia="TimesNewRomanPSMT"/>
          <w:sz w:val="28"/>
          <w:szCs w:val="28"/>
        </w:rPr>
        <w:t xml:space="preserve"> </w:t>
      </w:r>
      <w:r w:rsidRPr="00C15C9D">
        <w:rPr>
          <w:rFonts w:eastAsia="TimesNewRomanPSMT"/>
          <w:sz w:val="28"/>
          <w:szCs w:val="28"/>
        </w:rPr>
        <w:t>могут принимать различные виды.</w:t>
      </w:r>
    </w:p>
    <w:p w:rsidR="00C15C9D" w:rsidRPr="006A318B" w:rsidRDefault="00C15C9D" w:rsidP="00C15C9D">
      <w:pPr>
        <w:autoSpaceDE w:val="0"/>
        <w:autoSpaceDN w:val="0"/>
        <w:adjustRightInd w:val="0"/>
        <w:ind w:firstLine="709"/>
        <w:jc w:val="both"/>
        <w:rPr>
          <w:rFonts w:ascii="Calibri" w:eastAsia="TimesNewRomanPSMT" w:hAnsi="Calibri" w:cs="TimesNewRomanPSMT"/>
          <w:sz w:val="20"/>
          <w:szCs w:val="20"/>
        </w:rPr>
      </w:pPr>
    </w:p>
    <w:p w:rsidR="0024344E" w:rsidRPr="0024344E" w:rsidRDefault="0024344E" w:rsidP="0024344E">
      <w:pPr>
        <w:autoSpaceDE w:val="0"/>
        <w:autoSpaceDN w:val="0"/>
        <w:adjustRightInd w:val="0"/>
        <w:ind w:firstLine="709"/>
        <w:jc w:val="both"/>
        <w:rPr>
          <w:color w:val="000000"/>
          <w:sz w:val="28"/>
          <w:szCs w:val="28"/>
        </w:rPr>
      </w:pPr>
      <w:r w:rsidRPr="0024344E">
        <w:rPr>
          <w:rFonts w:eastAsia="TimesNewRomanPSMT"/>
          <w:sz w:val="28"/>
          <w:szCs w:val="28"/>
        </w:rPr>
        <w:t>Для того чтобы добавить в состав формы новый элемент определенного вида, необходимо воспользоваться одним из этих пяти элементов.</w:t>
      </w:r>
    </w:p>
    <w:p w:rsidR="0024344E" w:rsidRPr="0024344E" w:rsidRDefault="0024344E" w:rsidP="0024344E">
      <w:pPr>
        <w:autoSpaceDE w:val="0"/>
        <w:autoSpaceDN w:val="0"/>
        <w:adjustRightInd w:val="0"/>
        <w:ind w:firstLine="709"/>
        <w:jc w:val="both"/>
        <w:rPr>
          <w:rFonts w:eastAsia="TimesNewRomanPSMT"/>
          <w:sz w:val="28"/>
          <w:szCs w:val="28"/>
        </w:rPr>
      </w:pPr>
      <w:r w:rsidRPr="0024344E">
        <w:rPr>
          <w:rFonts w:eastAsia="TimesNewRomanPSMT"/>
          <w:sz w:val="28"/>
          <w:szCs w:val="28"/>
        </w:rPr>
        <w:t>Для отображения различных данных прикладного решения необходимо изменять свойство элемента формы Вид.</w:t>
      </w:r>
    </w:p>
    <w:p w:rsidR="0024344E" w:rsidRPr="006A318B" w:rsidRDefault="0024344E" w:rsidP="0024344E">
      <w:pPr>
        <w:shd w:val="clear" w:color="auto" w:fill="FFFFFF"/>
        <w:spacing w:line="348" w:lineRule="atLeast"/>
        <w:rPr>
          <w:rFonts w:ascii="Calibri" w:hAnsi="Calibri" w:cs="Arial"/>
          <w:color w:val="000000"/>
          <w:sz w:val="25"/>
          <w:szCs w:val="25"/>
        </w:rPr>
      </w:pPr>
    </w:p>
    <w:p w:rsidR="001F6F2F" w:rsidRDefault="001F6F2F" w:rsidP="00625ADB">
      <w:pPr>
        <w:shd w:val="clear" w:color="auto" w:fill="FFFFFF"/>
        <w:spacing w:line="348" w:lineRule="atLeast"/>
        <w:ind w:firstLine="709"/>
        <w:jc w:val="both"/>
        <w:rPr>
          <w:b/>
          <w:color w:val="000000"/>
          <w:sz w:val="28"/>
          <w:szCs w:val="28"/>
        </w:rPr>
      </w:pPr>
      <w:r w:rsidRPr="000823C5">
        <w:rPr>
          <w:b/>
          <w:color w:val="000000"/>
          <w:sz w:val="28"/>
          <w:szCs w:val="28"/>
        </w:rPr>
        <w:t>2.4. Использование встроен</w:t>
      </w:r>
      <w:r w:rsidR="000823C5">
        <w:rPr>
          <w:b/>
          <w:color w:val="000000"/>
          <w:sz w:val="28"/>
          <w:szCs w:val="28"/>
        </w:rPr>
        <w:t>ного языка при работе с формами</w:t>
      </w:r>
    </w:p>
    <w:p w:rsidR="00C44859" w:rsidRPr="000823C5" w:rsidRDefault="00C44859" w:rsidP="00625ADB">
      <w:pPr>
        <w:shd w:val="clear" w:color="auto" w:fill="FFFFFF"/>
        <w:spacing w:line="348" w:lineRule="atLeast"/>
        <w:ind w:firstLine="709"/>
        <w:jc w:val="both"/>
        <w:rPr>
          <w:b/>
          <w:color w:val="000000"/>
          <w:sz w:val="28"/>
          <w:szCs w:val="28"/>
        </w:rPr>
      </w:pPr>
    </w:p>
    <w:p w:rsidR="001F6F2F" w:rsidRPr="00625ADB" w:rsidRDefault="001F6F2F" w:rsidP="00625ADB">
      <w:pPr>
        <w:shd w:val="clear" w:color="auto" w:fill="FFFFFF"/>
        <w:spacing w:line="348" w:lineRule="atLeast"/>
        <w:ind w:firstLine="709"/>
        <w:jc w:val="both"/>
        <w:rPr>
          <w:color w:val="000000"/>
          <w:sz w:val="28"/>
          <w:szCs w:val="28"/>
        </w:rPr>
      </w:pPr>
      <w:r w:rsidRPr="00625ADB">
        <w:rPr>
          <w:color w:val="000000"/>
          <w:sz w:val="28"/>
          <w:szCs w:val="28"/>
        </w:rPr>
        <w:t>- Области видимости в формах. Клиентская и серверная часть. Связь элементов управления с данными.</w:t>
      </w:r>
    </w:p>
    <w:p w:rsidR="001F6F2F" w:rsidRPr="00625ADB" w:rsidRDefault="001F6F2F" w:rsidP="00625ADB">
      <w:pPr>
        <w:shd w:val="clear" w:color="auto" w:fill="FFFFFF"/>
        <w:spacing w:line="348" w:lineRule="atLeast"/>
        <w:ind w:firstLine="709"/>
        <w:jc w:val="both"/>
        <w:rPr>
          <w:color w:val="000000"/>
          <w:sz w:val="28"/>
          <w:szCs w:val="28"/>
        </w:rPr>
      </w:pPr>
      <w:r w:rsidRPr="00625ADB">
        <w:rPr>
          <w:color w:val="000000"/>
          <w:sz w:val="28"/>
          <w:szCs w:val="28"/>
        </w:rPr>
        <w:lastRenderedPageBreak/>
        <w:t>- Модель событий формы и элементов управления. Основные события для форм объектов и списков.</w:t>
      </w:r>
    </w:p>
    <w:p w:rsidR="00CC7D6C" w:rsidRPr="006A318B" w:rsidRDefault="00CC7D6C" w:rsidP="00AA33D4">
      <w:pPr>
        <w:ind w:firstLine="709"/>
        <w:jc w:val="both"/>
        <w:rPr>
          <w:b/>
          <w:i/>
          <w:color w:val="000000"/>
          <w:sz w:val="28"/>
          <w:szCs w:val="28"/>
        </w:rPr>
      </w:pPr>
    </w:p>
    <w:p w:rsidR="00CC7D6C" w:rsidRPr="006A318B" w:rsidRDefault="00CC7D6C" w:rsidP="00AA33D4">
      <w:pPr>
        <w:ind w:firstLine="709"/>
        <w:jc w:val="both"/>
        <w:rPr>
          <w:b/>
          <w:i/>
          <w:color w:val="000000"/>
          <w:sz w:val="28"/>
          <w:szCs w:val="28"/>
        </w:rPr>
      </w:pPr>
    </w:p>
    <w:p w:rsidR="00CC7D6C" w:rsidRPr="006A318B" w:rsidRDefault="00CC7D6C" w:rsidP="00AA33D4">
      <w:pPr>
        <w:ind w:firstLine="709"/>
        <w:jc w:val="both"/>
        <w:rPr>
          <w:b/>
          <w:i/>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625ADB" w:rsidRDefault="00625ADB" w:rsidP="00D0164B">
      <w:pPr>
        <w:autoSpaceDE w:val="0"/>
        <w:autoSpaceDN w:val="0"/>
        <w:adjustRightInd w:val="0"/>
        <w:ind w:firstLine="709"/>
        <w:jc w:val="both"/>
        <w:rPr>
          <w:rFonts w:eastAsia="TimesNewRomanPSMT"/>
          <w:color w:val="000000"/>
          <w:sz w:val="28"/>
          <w:szCs w:val="28"/>
        </w:rPr>
      </w:pPr>
    </w:p>
    <w:p w:rsidR="00D0164B" w:rsidRPr="006A318B" w:rsidRDefault="00D0164B" w:rsidP="00CC7D6C">
      <w:pPr>
        <w:ind w:firstLine="709"/>
        <w:jc w:val="both"/>
        <w:rPr>
          <w:b/>
          <w:i/>
          <w:color w:val="000000"/>
          <w:sz w:val="28"/>
          <w:szCs w:val="28"/>
        </w:rPr>
      </w:pPr>
    </w:p>
    <w:p w:rsidR="00D0164B" w:rsidRPr="006A318B" w:rsidRDefault="00D0164B" w:rsidP="00CC7D6C">
      <w:pPr>
        <w:ind w:firstLine="709"/>
        <w:jc w:val="both"/>
        <w:rPr>
          <w:b/>
          <w:i/>
          <w:color w:val="000000"/>
          <w:sz w:val="28"/>
          <w:szCs w:val="28"/>
        </w:rPr>
      </w:pPr>
    </w:p>
    <w:p w:rsidR="00AE25AA" w:rsidRPr="006A318B" w:rsidRDefault="00AE25AA" w:rsidP="00CC7D6C">
      <w:pPr>
        <w:ind w:firstLine="709"/>
        <w:jc w:val="both"/>
        <w:rPr>
          <w:color w:val="000000"/>
          <w:sz w:val="28"/>
          <w:szCs w:val="28"/>
        </w:rPr>
      </w:pPr>
      <w:r w:rsidRPr="006A318B">
        <w:rPr>
          <w:b/>
          <w:i/>
          <w:color w:val="000000"/>
          <w:sz w:val="28"/>
          <w:szCs w:val="28"/>
        </w:rPr>
        <w:t>Задание</w:t>
      </w:r>
      <w:r w:rsidRPr="006A318B">
        <w:rPr>
          <w:b/>
          <w:color w:val="000000"/>
          <w:sz w:val="28"/>
          <w:szCs w:val="28"/>
        </w:rPr>
        <w:t>:</w:t>
      </w:r>
      <w:r w:rsidRPr="006A318B">
        <w:rPr>
          <w:color w:val="000000"/>
          <w:sz w:val="28"/>
          <w:szCs w:val="28"/>
        </w:rPr>
        <w:t xml:space="preserve"> в справочнике «Товары» необходимо сохранять и отображать в форме фотографию товара. Исходная конфигурация не содержит ничего, кроме справочника с товарами.</w:t>
      </w:r>
    </w:p>
    <w:p w:rsidR="00A70F6D" w:rsidRPr="006A318B" w:rsidRDefault="008374F8" w:rsidP="00AA33D4">
      <w:pPr>
        <w:ind w:firstLine="709"/>
        <w:jc w:val="both"/>
        <w:rPr>
          <w:color w:val="000000"/>
          <w:sz w:val="28"/>
          <w:szCs w:val="28"/>
        </w:rPr>
      </w:pPr>
      <w:r w:rsidRPr="006A318B">
        <w:rPr>
          <w:color w:val="000000"/>
          <w:sz w:val="28"/>
          <w:szCs w:val="28"/>
        </w:rPr>
        <w:t xml:space="preserve"> </w:t>
      </w:r>
      <w:r w:rsidR="00AE25AA" w:rsidRPr="006A318B">
        <w:rPr>
          <w:color w:val="000000"/>
          <w:sz w:val="28"/>
          <w:szCs w:val="28"/>
        </w:rPr>
        <w:t xml:space="preserve"> Для хранения самого графического файла, в справочнике </w:t>
      </w:r>
      <w:r w:rsidR="00AA33D4" w:rsidRPr="006A318B">
        <w:rPr>
          <w:color w:val="000000"/>
          <w:sz w:val="28"/>
          <w:szCs w:val="28"/>
        </w:rPr>
        <w:t xml:space="preserve">необходимо </w:t>
      </w:r>
      <w:r w:rsidR="00AE25AA" w:rsidRPr="006A318B">
        <w:rPr>
          <w:color w:val="000000"/>
          <w:sz w:val="28"/>
          <w:szCs w:val="28"/>
        </w:rPr>
        <w:t>созда</w:t>
      </w:r>
      <w:r w:rsidR="00AA33D4" w:rsidRPr="006A318B">
        <w:rPr>
          <w:color w:val="000000"/>
          <w:sz w:val="28"/>
          <w:szCs w:val="28"/>
        </w:rPr>
        <w:t>ть</w:t>
      </w:r>
      <w:r w:rsidR="00AE25AA" w:rsidRPr="006A318B">
        <w:rPr>
          <w:color w:val="000000"/>
          <w:sz w:val="28"/>
          <w:szCs w:val="28"/>
        </w:rPr>
        <w:t xml:space="preserve"> реквизит «ДанныеКартинки», с типом «Хранилище значений».</w:t>
      </w:r>
      <w:r w:rsidRPr="006A318B">
        <w:rPr>
          <w:color w:val="000000"/>
          <w:sz w:val="28"/>
          <w:szCs w:val="28"/>
        </w:rPr>
        <w:t xml:space="preserve">  </w:t>
      </w:r>
      <w:r w:rsidR="00AE25AA" w:rsidRPr="006A318B">
        <w:rPr>
          <w:color w:val="000000"/>
          <w:sz w:val="28"/>
          <w:szCs w:val="28"/>
        </w:rPr>
        <w:t xml:space="preserve"> </w:t>
      </w:r>
    </w:p>
    <w:p w:rsidR="00AE25AA" w:rsidRPr="006A318B" w:rsidRDefault="00AE25AA" w:rsidP="00AA33D4">
      <w:pPr>
        <w:ind w:firstLine="709"/>
        <w:jc w:val="both"/>
        <w:rPr>
          <w:color w:val="000000"/>
          <w:sz w:val="28"/>
          <w:szCs w:val="28"/>
        </w:rPr>
      </w:pPr>
    </w:p>
    <w:p w:rsidR="00AE25AA" w:rsidRPr="006A318B" w:rsidRDefault="00F24537" w:rsidP="00AA33D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"http://xn----1-bedvffifm4g.xn--p1ai/wp-content/uploads/2014/03/2.png"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"http://xn----1-bedvffifm4g.xn--p1ai/wp-content/uploads/2014/03/2.png"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77" type="#_x0000_t75" alt="Отображение фотографий товаров в 1С" style="width:522.4pt;height:170.8pt">
            <v:imagedata r:id="rId95" r:href="rId96"/>
          </v:shape>
        </w:pict>
      </w:r>
      <w:r w:rsidR="00035627">
        <w:rPr>
          <w:color w:val="000000"/>
          <w:sz w:val="28"/>
          <w:szCs w:val="28"/>
        </w:rPr>
        <w:fldChar w:fldCharType="end"/>
      </w:r>
      <w:r w:rsidRPr="006A318B">
        <w:rPr>
          <w:color w:val="000000"/>
          <w:sz w:val="28"/>
          <w:szCs w:val="28"/>
        </w:rPr>
        <w:fldChar w:fldCharType="end"/>
      </w:r>
    </w:p>
    <w:p w:rsidR="00AE25AA" w:rsidRPr="006A318B" w:rsidRDefault="00AE25AA" w:rsidP="00AA33D4">
      <w:pPr>
        <w:ind w:firstLine="709"/>
        <w:jc w:val="both"/>
        <w:rPr>
          <w:color w:val="000000"/>
          <w:sz w:val="28"/>
          <w:szCs w:val="28"/>
        </w:rPr>
      </w:pPr>
    </w:p>
    <w:p w:rsidR="00AE25AA" w:rsidRPr="006A318B" w:rsidRDefault="00AE25AA" w:rsidP="00AA33D4">
      <w:pPr>
        <w:ind w:firstLine="709"/>
        <w:jc w:val="both"/>
        <w:rPr>
          <w:color w:val="000000"/>
          <w:sz w:val="28"/>
          <w:szCs w:val="28"/>
        </w:rPr>
      </w:pPr>
      <w:r w:rsidRPr="006A318B">
        <w:rPr>
          <w:color w:val="000000"/>
          <w:sz w:val="28"/>
          <w:szCs w:val="28"/>
        </w:rPr>
        <w:t>Как видно на рисунке, реквизит с типом хранилище значений в форме недоступен.</w:t>
      </w:r>
    </w:p>
    <w:p w:rsidR="00AE25AA" w:rsidRPr="006A318B" w:rsidRDefault="00AE25AA" w:rsidP="00AA33D4">
      <w:pPr>
        <w:ind w:firstLine="709"/>
        <w:jc w:val="both"/>
        <w:rPr>
          <w:color w:val="000000"/>
          <w:sz w:val="28"/>
          <w:szCs w:val="28"/>
        </w:rPr>
      </w:pPr>
      <w:r w:rsidRPr="006A318B">
        <w:rPr>
          <w:color w:val="000000"/>
          <w:sz w:val="28"/>
          <w:szCs w:val="28"/>
        </w:rPr>
        <w:t>Добав</w:t>
      </w:r>
      <w:r w:rsidR="00AA33D4" w:rsidRPr="006A318B">
        <w:rPr>
          <w:color w:val="000000"/>
          <w:sz w:val="28"/>
          <w:szCs w:val="28"/>
        </w:rPr>
        <w:t>ьте</w:t>
      </w:r>
      <w:r w:rsidRPr="006A318B">
        <w:rPr>
          <w:color w:val="000000"/>
          <w:sz w:val="28"/>
          <w:szCs w:val="28"/>
        </w:rPr>
        <w:t xml:space="preserve"> реквизит формы с именем «СсылкаНаКартинку», тип «строка», длина не ограничена. И помести</w:t>
      </w:r>
      <w:r w:rsidR="00AA33D4" w:rsidRPr="006A318B">
        <w:rPr>
          <w:color w:val="000000"/>
          <w:sz w:val="28"/>
          <w:szCs w:val="28"/>
        </w:rPr>
        <w:t>те</w:t>
      </w:r>
      <w:r w:rsidRPr="006A318B">
        <w:rPr>
          <w:color w:val="000000"/>
          <w:sz w:val="28"/>
          <w:szCs w:val="28"/>
        </w:rPr>
        <w:t xml:space="preserve"> его в реквизиты формы.</w:t>
      </w:r>
      <w:r w:rsidR="008374F8" w:rsidRPr="006A318B">
        <w:rPr>
          <w:color w:val="000000"/>
          <w:sz w:val="28"/>
          <w:szCs w:val="28"/>
        </w:rPr>
        <w:t xml:space="preserve">   </w:t>
      </w:r>
      <w:r w:rsidR="00AA33D4" w:rsidRPr="006A318B">
        <w:rPr>
          <w:color w:val="000000"/>
          <w:sz w:val="28"/>
          <w:szCs w:val="28"/>
        </w:rPr>
        <w:t xml:space="preserve"> </w:t>
      </w:r>
    </w:p>
    <w:p w:rsidR="00AE25AA" w:rsidRPr="006A318B" w:rsidRDefault="00AE25AA" w:rsidP="00AA33D4">
      <w:pPr>
        <w:ind w:firstLine="709"/>
        <w:jc w:val="both"/>
        <w:rPr>
          <w:color w:val="000000"/>
          <w:sz w:val="28"/>
          <w:szCs w:val="28"/>
        </w:rPr>
      </w:pPr>
    </w:p>
    <w:p w:rsidR="00AE25AA" w:rsidRPr="006A318B" w:rsidRDefault="00F24537" w:rsidP="00AA33D4">
      <w:pPr>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"http://xn----1-bedvffifm4g.xn--p1ai/wp-content/uploads/2014/03/4.png"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"http://xn----1-bedvffifm4g.xn--p1ai/wp-content/uploads/2014/03/4.png"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78" type="#_x0000_t75" alt="Ссылка на картинку в реквизитах формы 1С" style="width:451.25pt;height:361.65pt">
            <v:imagedata r:id="rId97" r:href="rId98"/>
          </v:shape>
        </w:pict>
      </w:r>
      <w:r w:rsidR="00035627">
        <w:rPr>
          <w:color w:val="000000"/>
          <w:sz w:val="28"/>
          <w:szCs w:val="28"/>
        </w:rPr>
        <w:fldChar w:fldCharType="end"/>
      </w:r>
      <w:r w:rsidRPr="006A318B">
        <w:rPr>
          <w:color w:val="000000"/>
          <w:sz w:val="28"/>
          <w:szCs w:val="28"/>
        </w:rPr>
        <w:fldChar w:fldCharType="end"/>
      </w:r>
    </w:p>
    <w:p w:rsidR="00AE25AA" w:rsidRPr="006A318B" w:rsidRDefault="00AE25AA" w:rsidP="00AA33D4">
      <w:pPr>
        <w:ind w:firstLine="709"/>
        <w:jc w:val="both"/>
        <w:rPr>
          <w:color w:val="000000"/>
          <w:sz w:val="28"/>
          <w:szCs w:val="28"/>
        </w:rPr>
      </w:pPr>
      <w:r w:rsidRPr="006A318B">
        <w:rPr>
          <w:color w:val="000000"/>
          <w:sz w:val="28"/>
          <w:szCs w:val="28"/>
        </w:rPr>
        <w:t>По умолчанию, строка в форме будет выглядеть как поле ввода, нужно поменять это в свойствах элемента формы. Выбе</w:t>
      </w:r>
      <w:r w:rsidR="00AA33D4" w:rsidRPr="006A318B">
        <w:rPr>
          <w:color w:val="000000"/>
          <w:sz w:val="28"/>
          <w:szCs w:val="28"/>
        </w:rPr>
        <w:t>рите</w:t>
      </w:r>
      <w:r w:rsidRPr="006A318B">
        <w:rPr>
          <w:color w:val="000000"/>
          <w:sz w:val="28"/>
          <w:szCs w:val="28"/>
        </w:rPr>
        <w:t xml:space="preserve"> в свойстве «Вид» «Поле картинки».</w:t>
      </w:r>
      <w:r w:rsidR="008374F8" w:rsidRPr="006A318B">
        <w:rPr>
          <w:color w:val="000000"/>
          <w:sz w:val="28"/>
          <w:szCs w:val="28"/>
        </w:rPr>
        <w:t xml:space="preserve">   </w:t>
      </w:r>
      <w:r w:rsidR="00AA33D4" w:rsidRPr="006A318B">
        <w:rPr>
          <w:color w:val="000000"/>
          <w:sz w:val="28"/>
          <w:szCs w:val="28"/>
        </w:rPr>
        <w:t xml:space="preserve"> </w:t>
      </w:r>
    </w:p>
    <w:p w:rsidR="00AE25AA" w:rsidRPr="006A318B" w:rsidRDefault="00AE25AA" w:rsidP="00AA33D4">
      <w:pPr>
        <w:ind w:firstLine="709"/>
        <w:jc w:val="both"/>
        <w:rPr>
          <w:color w:val="000000"/>
          <w:sz w:val="28"/>
          <w:szCs w:val="28"/>
        </w:rPr>
      </w:pPr>
    </w:p>
    <w:p w:rsidR="00AE25AA" w:rsidRPr="006A318B" w:rsidRDefault="00F24537" w:rsidP="00AA33D4">
      <w:pPr>
        <w:jc w:val="center"/>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"http://xn----1-bedvffifm4g.xn--p1ai/wp-content/uploads/2014/03/5.png"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w:instrText>
      </w:r>
      <w:r w:rsidR="00035627">
        <w:rPr>
          <w:color w:val="000000"/>
          <w:sz w:val="28"/>
          <w:szCs w:val="28"/>
        </w:rPr>
        <w:instrText>----1-bedvffifm4g.xn--p1ai/wp-content/uploads/2014/03/5.png"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79" type="#_x0000_t75" alt="Свойства: Поле - изменить поле ввода, на поле картинки" style="width:481.4pt;height:377.6pt">
            <v:imagedata r:id="rId99" r:href="rId100"/>
          </v:shape>
        </w:pict>
      </w:r>
      <w:r w:rsidR="00035627">
        <w:rPr>
          <w:color w:val="000000"/>
          <w:sz w:val="28"/>
          <w:szCs w:val="28"/>
        </w:rPr>
        <w:fldChar w:fldCharType="end"/>
      </w:r>
      <w:r w:rsidRPr="006A318B">
        <w:rPr>
          <w:color w:val="000000"/>
          <w:sz w:val="28"/>
          <w:szCs w:val="28"/>
        </w:rPr>
        <w:fldChar w:fldCharType="end"/>
      </w:r>
    </w:p>
    <w:p w:rsidR="00AE25AA" w:rsidRPr="003671E5" w:rsidRDefault="00AE25AA" w:rsidP="003671E5">
      <w:pPr>
        <w:ind w:firstLine="709"/>
        <w:jc w:val="both"/>
        <w:rPr>
          <w:sz w:val="28"/>
          <w:szCs w:val="28"/>
        </w:rPr>
      </w:pPr>
    </w:p>
    <w:p w:rsidR="00AE25AA" w:rsidRPr="003671E5" w:rsidRDefault="00AE25AA" w:rsidP="003671E5">
      <w:pPr>
        <w:ind w:firstLine="709"/>
        <w:jc w:val="both"/>
        <w:rPr>
          <w:sz w:val="28"/>
          <w:szCs w:val="28"/>
        </w:rPr>
      </w:pPr>
      <w:r w:rsidRPr="003671E5">
        <w:rPr>
          <w:sz w:val="28"/>
          <w:szCs w:val="28"/>
        </w:rPr>
        <w:t>Созда</w:t>
      </w:r>
      <w:r w:rsidR="00AA33D4" w:rsidRPr="003671E5">
        <w:rPr>
          <w:sz w:val="28"/>
          <w:szCs w:val="28"/>
        </w:rPr>
        <w:t>йте</w:t>
      </w:r>
      <w:r w:rsidRPr="003671E5">
        <w:rPr>
          <w:sz w:val="28"/>
          <w:szCs w:val="28"/>
        </w:rPr>
        <w:t xml:space="preserve"> команду формы «ВыбратьФайлКартинки», в виде кнопки расположи</w:t>
      </w:r>
      <w:r w:rsidR="00AA33D4" w:rsidRPr="003671E5">
        <w:rPr>
          <w:sz w:val="28"/>
          <w:szCs w:val="28"/>
        </w:rPr>
        <w:t>те</w:t>
      </w:r>
      <w:r w:rsidRPr="003671E5">
        <w:rPr>
          <w:sz w:val="28"/>
          <w:szCs w:val="28"/>
        </w:rPr>
        <w:t xml:space="preserve"> ее на форме.</w:t>
      </w:r>
      <w:r w:rsidR="008374F8">
        <w:rPr>
          <w:sz w:val="28"/>
          <w:szCs w:val="28"/>
        </w:rPr>
        <w:t xml:space="preserve">   </w:t>
      </w:r>
      <w:r w:rsidR="00AA33D4" w:rsidRPr="003671E5">
        <w:rPr>
          <w:sz w:val="28"/>
          <w:szCs w:val="28"/>
        </w:rPr>
        <w:t xml:space="preserve"> </w:t>
      </w:r>
    </w:p>
    <w:p w:rsidR="00AA33D4" w:rsidRPr="003671E5" w:rsidRDefault="00AA33D4" w:rsidP="003671E5">
      <w:pPr>
        <w:ind w:firstLine="709"/>
        <w:jc w:val="both"/>
        <w:rPr>
          <w:sz w:val="28"/>
          <w:szCs w:val="28"/>
        </w:rPr>
      </w:pPr>
    </w:p>
    <w:p w:rsidR="00AE25AA" w:rsidRPr="003671E5" w:rsidRDefault="00F24537" w:rsidP="003671E5">
      <w:pPr>
        <w:jc w:val="both"/>
        <w:rPr>
          <w:sz w:val="28"/>
          <w:szCs w:val="28"/>
        </w:rPr>
      </w:pPr>
      <w:r>
        <w:rPr>
          <w:sz w:val="28"/>
          <w:szCs w:val="28"/>
        </w:rPr>
        <w:lastRenderedPageBreak/>
        <w:fldChar w:fldCharType="begin"/>
      </w:r>
      <w:r>
        <w:rPr>
          <w:sz w:val="28"/>
          <w:szCs w:val="28"/>
        </w:rPr>
        <w:instrText xml:space="preserve"> INCLUDEPICTURE  "http://xn----1-bedvffifm4g.xn--p1ai/wp-content/uploads/2014/03/6.png" \* MERGEFORMATINET </w:instrText>
      </w:r>
      <w:r>
        <w:rPr>
          <w:sz w:val="28"/>
          <w:szCs w:val="28"/>
        </w:rPr>
        <w:fldChar w:fldCharType="separate"/>
      </w:r>
      <w:r w:rsidR="00035627">
        <w:rPr>
          <w:sz w:val="28"/>
          <w:szCs w:val="28"/>
        </w:rPr>
        <w:fldChar w:fldCharType="begin"/>
      </w:r>
      <w:r w:rsidR="00035627">
        <w:rPr>
          <w:sz w:val="28"/>
          <w:szCs w:val="28"/>
        </w:rPr>
        <w:instrText xml:space="preserve"> </w:instrText>
      </w:r>
      <w:r w:rsidR="00035627">
        <w:rPr>
          <w:sz w:val="28"/>
          <w:szCs w:val="28"/>
        </w:rPr>
        <w:instrText>INCLUDEPICTURE  "http://xn----1-bedvffifm4g.xn--p1ai/wp-content/uploads/2014/03/6.png" \* MERGEFORMATINET</w:instrText>
      </w:r>
      <w:r w:rsidR="00035627">
        <w:rPr>
          <w:sz w:val="28"/>
          <w:szCs w:val="28"/>
        </w:rPr>
        <w:instrText xml:space="preserve"> </w:instrText>
      </w:r>
      <w:r w:rsidR="00035627">
        <w:rPr>
          <w:sz w:val="28"/>
          <w:szCs w:val="28"/>
        </w:rPr>
        <w:fldChar w:fldCharType="separate"/>
      </w:r>
      <w:r w:rsidR="00FB7F20">
        <w:rPr>
          <w:sz w:val="28"/>
          <w:szCs w:val="28"/>
        </w:rPr>
        <w:pict>
          <v:shape id="_x0000_i1080" type="#_x0000_t75" alt="1С Выбрать файл картинки" style="width:512.35pt;height:410.25pt">
            <v:imagedata r:id="rId101" r:href="rId102"/>
          </v:shape>
        </w:pict>
      </w:r>
      <w:r w:rsidR="00035627">
        <w:rPr>
          <w:sz w:val="28"/>
          <w:szCs w:val="28"/>
        </w:rPr>
        <w:fldChar w:fldCharType="end"/>
      </w:r>
      <w:r>
        <w:rPr>
          <w:sz w:val="28"/>
          <w:szCs w:val="28"/>
        </w:rPr>
        <w:fldChar w:fldCharType="end"/>
      </w:r>
    </w:p>
    <w:p w:rsidR="00AE25AA" w:rsidRPr="003671E5" w:rsidRDefault="00AE25AA" w:rsidP="003671E5">
      <w:pPr>
        <w:ind w:firstLine="709"/>
        <w:jc w:val="both"/>
        <w:rPr>
          <w:sz w:val="28"/>
          <w:szCs w:val="28"/>
        </w:rPr>
      </w:pPr>
      <w:r w:rsidRPr="003671E5">
        <w:rPr>
          <w:sz w:val="28"/>
          <w:szCs w:val="28"/>
        </w:rPr>
        <w:t>В модуле опиш</w:t>
      </w:r>
      <w:r w:rsidR="00AA33D4" w:rsidRPr="003671E5">
        <w:rPr>
          <w:sz w:val="28"/>
          <w:szCs w:val="28"/>
        </w:rPr>
        <w:t>ите</w:t>
      </w:r>
      <w:r w:rsidRPr="003671E5">
        <w:rPr>
          <w:sz w:val="28"/>
          <w:szCs w:val="28"/>
        </w:rPr>
        <w:t xml:space="preserve"> обработчик события «Действие» для созданной команды формы:</w:t>
      </w:r>
      <w:r w:rsidR="008374F8">
        <w:rPr>
          <w:sz w:val="28"/>
          <w:szCs w:val="28"/>
        </w:rPr>
        <w:t xml:space="preserve">   </w:t>
      </w:r>
      <w:r w:rsidR="00AA33D4" w:rsidRPr="003671E5">
        <w:rPr>
          <w:sz w:val="28"/>
          <w:szCs w:val="28"/>
        </w:rPr>
        <w:t xml:space="preserve"> </w:t>
      </w:r>
    </w:p>
    <w:p w:rsidR="00AE25AA" w:rsidRPr="003671E5" w:rsidRDefault="00AE25AA" w:rsidP="003671E5">
      <w:pPr>
        <w:ind w:firstLine="709"/>
        <w:jc w:val="both"/>
        <w:rPr>
          <w:sz w:val="28"/>
          <w:szCs w:val="28"/>
        </w:rPr>
      </w:pPr>
    </w:p>
    <w:p w:rsidR="00AE25AA" w:rsidRPr="006A318B" w:rsidRDefault="00F24537" w:rsidP="00AA33D4">
      <w:pPr>
        <w:jc w:val="both"/>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"http://xn----1-bedvffifm4g.xn--p1ai/wp-content/uploads/2014/03/7.png"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"http://xn----1-bedvffifm4g.xn--p1ai/wp-content/uploads/2014/03/7.png"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81" type="#_x0000_t75" alt="Процедура ВыбратьФайлКартинки" style="width:684pt;height:125.6pt">
            <v:imagedata r:id="rId103" r:href="rId104"/>
          </v:shape>
        </w:pict>
      </w:r>
      <w:r w:rsidR="00035627">
        <w:rPr>
          <w:color w:val="000000"/>
          <w:sz w:val="28"/>
          <w:szCs w:val="28"/>
        </w:rPr>
        <w:fldChar w:fldCharType="end"/>
      </w:r>
      <w:r w:rsidRPr="006A318B">
        <w:rPr>
          <w:color w:val="000000"/>
          <w:sz w:val="28"/>
          <w:szCs w:val="28"/>
        </w:rPr>
        <w:fldChar w:fldCharType="end"/>
      </w:r>
    </w:p>
    <w:p w:rsidR="00AE25AA" w:rsidRPr="006A318B" w:rsidRDefault="00AE25AA" w:rsidP="00AA33D4">
      <w:pPr>
        <w:ind w:firstLine="709"/>
        <w:jc w:val="both"/>
        <w:rPr>
          <w:color w:val="000000"/>
          <w:sz w:val="28"/>
          <w:szCs w:val="28"/>
        </w:rPr>
      </w:pPr>
    </w:p>
    <w:p w:rsidR="00AA33D4" w:rsidRPr="006A318B" w:rsidRDefault="00AE25AA" w:rsidP="00AA33D4">
      <w:pPr>
        <w:ind w:firstLine="709"/>
        <w:jc w:val="both"/>
        <w:rPr>
          <w:color w:val="000000"/>
          <w:sz w:val="28"/>
          <w:szCs w:val="28"/>
        </w:rPr>
      </w:pPr>
      <w:r w:rsidRPr="006A318B">
        <w:rPr>
          <w:color w:val="000000"/>
          <w:sz w:val="28"/>
          <w:szCs w:val="28"/>
        </w:rPr>
        <w:t xml:space="preserve">Метод НачатьПомещениеФайла помещает выбранный файл во временное хранилище (если выбор файла был произведен) и вызывает процедуру «ОбработатьВыборФайла» в этом же модуле. </w:t>
      </w:r>
    </w:p>
    <w:p w:rsidR="00AE25AA" w:rsidRPr="006A318B" w:rsidRDefault="00AA33D4" w:rsidP="00AA33D4">
      <w:pPr>
        <w:ind w:firstLine="709"/>
        <w:jc w:val="both"/>
        <w:rPr>
          <w:color w:val="000000"/>
          <w:sz w:val="28"/>
          <w:szCs w:val="28"/>
        </w:rPr>
      </w:pPr>
      <w:r w:rsidRPr="006A318B">
        <w:rPr>
          <w:color w:val="000000"/>
          <w:sz w:val="28"/>
          <w:szCs w:val="28"/>
        </w:rPr>
        <w:t>Свойство</w:t>
      </w:r>
      <w:r w:rsidR="00AE25AA" w:rsidRPr="006A318B">
        <w:rPr>
          <w:color w:val="000000"/>
          <w:sz w:val="28"/>
          <w:szCs w:val="28"/>
        </w:rPr>
        <w:t xml:space="preserve"> «УникальныйИдентификатор»</w:t>
      </w:r>
      <w:r w:rsidRPr="006A318B">
        <w:rPr>
          <w:color w:val="000000"/>
          <w:sz w:val="28"/>
          <w:szCs w:val="28"/>
        </w:rPr>
        <w:t xml:space="preserve"> </w:t>
      </w:r>
      <w:r w:rsidR="00AE25AA" w:rsidRPr="006A318B">
        <w:rPr>
          <w:color w:val="000000"/>
          <w:sz w:val="28"/>
          <w:szCs w:val="28"/>
        </w:rPr>
        <w:t>связ</w:t>
      </w:r>
      <w:r w:rsidRPr="006A318B">
        <w:rPr>
          <w:color w:val="000000"/>
          <w:sz w:val="28"/>
          <w:szCs w:val="28"/>
        </w:rPr>
        <w:t>ывает</w:t>
      </w:r>
      <w:r w:rsidR="00AE25AA" w:rsidRPr="006A318B">
        <w:rPr>
          <w:color w:val="000000"/>
          <w:sz w:val="28"/>
          <w:szCs w:val="28"/>
        </w:rPr>
        <w:t xml:space="preserve"> временное хранилище с текущей формой. В противном случае файл в хранилище помещен будет, но само</w:t>
      </w:r>
      <w:r w:rsidRPr="006A318B">
        <w:rPr>
          <w:color w:val="000000"/>
          <w:sz w:val="28"/>
          <w:szCs w:val="28"/>
        </w:rPr>
        <w:t xml:space="preserve"> хранилище при серверном вызове</w:t>
      </w:r>
      <w:r w:rsidR="00AE25AA" w:rsidRPr="006A318B">
        <w:rPr>
          <w:color w:val="000000"/>
          <w:sz w:val="28"/>
          <w:szCs w:val="28"/>
        </w:rPr>
        <w:t xml:space="preserve"> будет уничтожено, а оно еще понадобится для записи файла в реквизит справочника.</w:t>
      </w:r>
      <w:r w:rsidR="008374F8" w:rsidRPr="006A318B">
        <w:rPr>
          <w:color w:val="000000"/>
          <w:sz w:val="28"/>
          <w:szCs w:val="28"/>
        </w:rPr>
        <w:t xml:space="preserve">   </w:t>
      </w:r>
      <w:r w:rsidRPr="006A318B">
        <w:rPr>
          <w:color w:val="000000"/>
          <w:sz w:val="28"/>
          <w:szCs w:val="28"/>
        </w:rPr>
        <w:t xml:space="preserve"> </w:t>
      </w:r>
    </w:p>
    <w:p w:rsidR="00AE25AA" w:rsidRPr="003671E5" w:rsidRDefault="00F24537" w:rsidP="003671E5">
      <w:pPr>
        <w:jc w:val="both"/>
        <w:rPr>
          <w:sz w:val="28"/>
          <w:szCs w:val="28"/>
        </w:rPr>
      </w:pPr>
      <w:r>
        <w:rPr>
          <w:sz w:val="28"/>
          <w:szCs w:val="28"/>
        </w:rPr>
        <w:lastRenderedPageBreak/>
        <w:fldChar w:fldCharType="begin"/>
      </w:r>
      <w:r>
        <w:rPr>
          <w:sz w:val="28"/>
          <w:szCs w:val="28"/>
        </w:rPr>
        <w:instrText xml:space="preserve"> INCLUDEPICTURE  "http://xn----1-bedvffifm4g.xn--p1ai/wp-content/uploads/2014/03/8.png" \* MERGEFORMATINET </w:instrText>
      </w:r>
      <w:r>
        <w:rPr>
          <w:sz w:val="28"/>
          <w:szCs w:val="28"/>
        </w:rPr>
        <w:fldChar w:fldCharType="separate"/>
      </w:r>
      <w:r w:rsidR="00035627">
        <w:rPr>
          <w:sz w:val="28"/>
          <w:szCs w:val="28"/>
        </w:rPr>
        <w:fldChar w:fldCharType="begin"/>
      </w:r>
      <w:r w:rsidR="00035627">
        <w:rPr>
          <w:sz w:val="28"/>
          <w:szCs w:val="28"/>
        </w:rPr>
        <w:instrText xml:space="preserve"> </w:instrText>
      </w:r>
      <w:r w:rsidR="00035627">
        <w:rPr>
          <w:sz w:val="28"/>
          <w:szCs w:val="28"/>
        </w:rPr>
        <w:instrText>INCLUDEPICTURE  "http://xn----1-bedvffifm4g.xn--p1ai/wp-content/uploads/2014/03/8.png" \* MERGEFORMATINET</w:instrText>
      </w:r>
      <w:r w:rsidR="00035627">
        <w:rPr>
          <w:sz w:val="28"/>
          <w:szCs w:val="28"/>
        </w:rPr>
        <w:instrText xml:space="preserve"> </w:instrText>
      </w:r>
      <w:r w:rsidR="00035627">
        <w:rPr>
          <w:sz w:val="28"/>
          <w:szCs w:val="28"/>
        </w:rPr>
        <w:fldChar w:fldCharType="separate"/>
      </w:r>
      <w:r w:rsidR="00FB7F20">
        <w:rPr>
          <w:sz w:val="28"/>
          <w:szCs w:val="28"/>
        </w:rPr>
        <w:pict>
          <v:shape id="_x0000_i1082" type="#_x0000_t75" alt="ОбработатьВыборФайла" style="width:624.55pt;height:122.25pt">
            <v:imagedata r:id="rId105" r:href="rId106"/>
          </v:shape>
        </w:pict>
      </w:r>
      <w:r w:rsidR="00035627">
        <w:rPr>
          <w:sz w:val="28"/>
          <w:szCs w:val="28"/>
        </w:rPr>
        <w:fldChar w:fldCharType="end"/>
      </w:r>
      <w:r>
        <w:rPr>
          <w:sz w:val="28"/>
          <w:szCs w:val="28"/>
        </w:rPr>
        <w:fldChar w:fldCharType="end"/>
      </w:r>
    </w:p>
    <w:p w:rsidR="00AE25AA" w:rsidRPr="003671E5" w:rsidRDefault="00AE25AA" w:rsidP="003671E5">
      <w:pPr>
        <w:ind w:firstLine="709"/>
        <w:jc w:val="both"/>
        <w:rPr>
          <w:sz w:val="28"/>
          <w:szCs w:val="28"/>
        </w:rPr>
      </w:pPr>
    </w:p>
    <w:p w:rsidR="00AE25AA" w:rsidRPr="003671E5" w:rsidRDefault="00F56D1E" w:rsidP="003671E5">
      <w:pPr>
        <w:ind w:firstLine="709"/>
        <w:jc w:val="both"/>
        <w:rPr>
          <w:sz w:val="28"/>
          <w:szCs w:val="28"/>
        </w:rPr>
      </w:pPr>
      <w:r w:rsidRPr="003671E5">
        <w:rPr>
          <w:sz w:val="28"/>
          <w:szCs w:val="28"/>
        </w:rPr>
        <w:t>Если пользователь не отказался от выбора файла, то в реквизит формы «СсылкаНаКартинку» помещае</w:t>
      </w:r>
      <w:r w:rsidR="00AA33D4" w:rsidRPr="003671E5">
        <w:rPr>
          <w:sz w:val="28"/>
          <w:szCs w:val="28"/>
        </w:rPr>
        <w:t>тся</w:t>
      </w:r>
      <w:r w:rsidRPr="003671E5">
        <w:rPr>
          <w:sz w:val="28"/>
          <w:szCs w:val="28"/>
        </w:rPr>
        <w:t xml:space="preserve"> адрес во временном хранилище, куда были помещены данные картинки.</w:t>
      </w:r>
      <w:r w:rsidR="008374F8">
        <w:rPr>
          <w:sz w:val="28"/>
          <w:szCs w:val="28"/>
        </w:rPr>
        <w:t xml:space="preserve">   </w:t>
      </w:r>
      <w:r w:rsidR="00AA33D4" w:rsidRPr="003671E5">
        <w:rPr>
          <w:sz w:val="28"/>
          <w:szCs w:val="28"/>
        </w:rPr>
        <w:t xml:space="preserve"> </w:t>
      </w:r>
    </w:p>
    <w:p w:rsidR="00F56D1E" w:rsidRPr="006A318B" w:rsidRDefault="00F56D1E" w:rsidP="00AA33D4">
      <w:pPr>
        <w:ind w:firstLine="709"/>
        <w:jc w:val="both"/>
        <w:rPr>
          <w:color w:val="000000"/>
          <w:sz w:val="28"/>
          <w:szCs w:val="28"/>
        </w:rPr>
      </w:pPr>
    </w:p>
    <w:p w:rsidR="00F56D1E" w:rsidRPr="006A318B" w:rsidRDefault="00F24537" w:rsidP="00AA33D4">
      <w:pPr>
        <w:jc w:val="center"/>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"http://xn----1-bedvffifm4g.xn--p1ai/wp-content/uploads/2014/03/9.png"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"http://xn----1-bedvffifm4g.xn--p1ai/wp-content/uploads/2014/03/9.png"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83" type="#_x0000_t75" alt="Добавление фотографий в 1С" style="width:421.1pt;height:412.75pt">
            <v:imagedata r:id="rId107" r:href="rId108"/>
          </v:shape>
        </w:pict>
      </w:r>
      <w:r w:rsidR="00035627">
        <w:rPr>
          <w:color w:val="000000"/>
          <w:sz w:val="28"/>
          <w:szCs w:val="28"/>
        </w:rPr>
        <w:fldChar w:fldCharType="end"/>
      </w:r>
      <w:r w:rsidRPr="006A318B">
        <w:rPr>
          <w:color w:val="000000"/>
          <w:sz w:val="28"/>
          <w:szCs w:val="28"/>
        </w:rPr>
        <w:fldChar w:fldCharType="end"/>
      </w:r>
    </w:p>
    <w:p w:rsidR="00F56D1E" w:rsidRPr="006A318B" w:rsidRDefault="00F56D1E" w:rsidP="00AA33D4">
      <w:pPr>
        <w:ind w:firstLine="709"/>
        <w:jc w:val="both"/>
        <w:rPr>
          <w:color w:val="000000"/>
          <w:sz w:val="28"/>
          <w:szCs w:val="28"/>
        </w:rPr>
      </w:pPr>
    </w:p>
    <w:p w:rsidR="00F56D1E" w:rsidRPr="006A318B" w:rsidRDefault="00AA33D4" w:rsidP="00AA33D4">
      <w:pPr>
        <w:ind w:firstLine="709"/>
        <w:jc w:val="both"/>
        <w:rPr>
          <w:color w:val="000000"/>
          <w:sz w:val="28"/>
          <w:szCs w:val="28"/>
        </w:rPr>
      </w:pPr>
      <w:r w:rsidRPr="006A318B">
        <w:rPr>
          <w:color w:val="000000"/>
          <w:sz w:val="28"/>
          <w:szCs w:val="28"/>
        </w:rPr>
        <w:t>С</w:t>
      </w:r>
      <w:r w:rsidR="00F56D1E" w:rsidRPr="006A318B">
        <w:rPr>
          <w:color w:val="000000"/>
          <w:sz w:val="28"/>
          <w:szCs w:val="28"/>
        </w:rPr>
        <w:t>обытие ПередЗаписьюНаСервере:</w:t>
      </w:r>
      <w:r w:rsidR="008374F8" w:rsidRPr="006A318B">
        <w:rPr>
          <w:color w:val="000000"/>
          <w:sz w:val="28"/>
          <w:szCs w:val="28"/>
        </w:rPr>
        <w:t xml:space="preserve">  </w:t>
      </w:r>
      <w:r w:rsidRPr="006A318B">
        <w:rPr>
          <w:color w:val="000000"/>
          <w:sz w:val="28"/>
          <w:szCs w:val="28"/>
        </w:rPr>
        <w:t xml:space="preserve"> </w:t>
      </w:r>
    </w:p>
    <w:p w:rsidR="00F56D1E" w:rsidRPr="006A318B" w:rsidRDefault="00F56D1E" w:rsidP="00AA33D4">
      <w:pPr>
        <w:ind w:firstLine="709"/>
        <w:jc w:val="both"/>
        <w:rPr>
          <w:color w:val="000000"/>
          <w:sz w:val="28"/>
          <w:szCs w:val="28"/>
        </w:rPr>
      </w:pPr>
    </w:p>
    <w:p w:rsidR="00F56D1E" w:rsidRPr="006A318B" w:rsidRDefault="00F24537" w:rsidP="00AA33D4">
      <w:pPr>
        <w:ind w:hanging="709"/>
        <w:jc w:val="both"/>
        <w:rPr>
          <w:color w:val="000000"/>
          <w:sz w:val="28"/>
          <w:szCs w:val="28"/>
        </w:rPr>
      </w:pPr>
      <w:r w:rsidRPr="006A318B">
        <w:rPr>
          <w:color w:val="000000"/>
          <w:sz w:val="28"/>
          <w:szCs w:val="28"/>
        </w:rPr>
        <w:lastRenderedPageBreak/>
        <w:fldChar w:fldCharType="begin"/>
      </w:r>
      <w:r w:rsidRPr="006A318B">
        <w:rPr>
          <w:color w:val="000000"/>
          <w:sz w:val="28"/>
          <w:szCs w:val="28"/>
        </w:rPr>
        <w:instrText xml:space="preserve"> INCLUDEPICTURE  "http://xn----1-bedvffifm4g.xn--p1ai/wp-content/uploads/2014/03/10.png"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"http://xn----1-bedvffifm4g.xn--p1ai/wp-content/uploads/2014/03/10.png"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84" type="#_x0000_t75" alt="Процедура ПередЗаписьюНаСервере" style="width:612.85pt;height:67pt">
            <v:imagedata r:id="rId109" r:href="rId110"/>
          </v:shape>
        </w:pict>
      </w:r>
      <w:r w:rsidR="00035627">
        <w:rPr>
          <w:color w:val="000000"/>
          <w:sz w:val="28"/>
          <w:szCs w:val="28"/>
        </w:rPr>
        <w:fldChar w:fldCharType="end"/>
      </w:r>
      <w:r w:rsidRPr="006A318B">
        <w:rPr>
          <w:color w:val="000000"/>
          <w:sz w:val="28"/>
          <w:szCs w:val="28"/>
        </w:rPr>
        <w:fldChar w:fldCharType="end"/>
      </w:r>
    </w:p>
    <w:p w:rsidR="00AE25AA" w:rsidRPr="003671E5" w:rsidRDefault="00F56D1E" w:rsidP="003671E5">
      <w:pPr>
        <w:ind w:firstLine="709"/>
        <w:jc w:val="both"/>
        <w:rPr>
          <w:sz w:val="28"/>
          <w:szCs w:val="28"/>
        </w:rPr>
      </w:pPr>
      <w:r w:rsidRPr="003671E5">
        <w:rPr>
          <w:sz w:val="28"/>
          <w:szCs w:val="28"/>
        </w:rPr>
        <w:t>Осталось описать открытие формы, для отображения картинки уже сохраненной в реквизите элемента справочника.</w:t>
      </w:r>
      <w:r w:rsidR="00AA33D4" w:rsidRPr="003671E5">
        <w:rPr>
          <w:sz w:val="28"/>
          <w:szCs w:val="28"/>
        </w:rPr>
        <w:t xml:space="preserve"> </w:t>
      </w:r>
    </w:p>
    <w:p w:rsidR="00F56D1E" w:rsidRPr="003671E5" w:rsidRDefault="00F56D1E" w:rsidP="003671E5">
      <w:pPr>
        <w:ind w:firstLine="709"/>
        <w:jc w:val="both"/>
        <w:rPr>
          <w:sz w:val="28"/>
          <w:szCs w:val="28"/>
        </w:rPr>
      </w:pPr>
    </w:p>
    <w:p w:rsidR="00F56D1E" w:rsidRPr="006A318B" w:rsidRDefault="00F24537" w:rsidP="00AA33D4">
      <w:pPr>
        <w:jc w:val="both"/>
        <w:rPr>
          <w:color w:val="000000"/>
          <w:sz w:val="28"/>
          <w:szCs w:val="28"/>
        </w:rPr>
      </w:pPr>
      <w:r w:rsidRPr="006A318B">
        <w:rPr>
          <w:color w:val="000000"/>
          <w:sz w:val="28"/>
          <w:szCs w:val="28"/>
        </w:rPr>
        <w:fldChar w:fldCharType="begin"/>
      </w:r>
      <w:r w:rsidRPr="006A318B">
        <w:rPr>
          <w:color w:val="000000"/>
          <w:sz w:val="28"/>
          <w:szCs w:val="28"/>
        </w:rPr>
        <w:instrText xml:space="preserve"> INCLUDEPICTURE  "http://xn----1-bedvffifm4g.xn--p1ai/wp-content/uploads/2014/03/11.png" \* MERGEFORMATINET </w:instrText>
      </w:r>
      <w:r w:rsidRPr="006A318B">
        <w:rPr>
          <w:color w:val="000000"/>
          <w:sz w:val="28"/>
          <w:szCs w:val="28"/>
        </w:rPr>
        <w:fldChar w:fldCharType="separate"/>
      </w:r>
      <w:r w:rsidR="00035627">
        <w:rPr>
          <w:color w:val="000000"/>
          <w:sz w:val="28"/>
          <w:szCs w:val="28"/>
        </w:rPr>
        <w:fldChar w:fldCharType="begin"/>
      </w:r>
      <w:r w:rsidR="00035627">
        <w:rPr>
          <w:color w:val="000000"/>
          <w:sz w:val="28"/>
          <w:szCs w:val="28"/>
        </w:rPr>
        <w:instrText xml:space="preserve"> </w:instrText>
      </w:r>
      <w:r w:rsidR="00035627">
        <w:rPr>
          <w:color w:val="000000"/>
          <w:sz w:val="28"/>
          <w:szCs w:val="28"/>
        </w:rPr>
        <w:instrText>INCLUDEPICTURE  "http://xn----1-bed</w:instrText>
      </w:r>
      <w:r w:rsidR="00035627">
        <w:rPr>
          <w:color w:val="000000"/>
          <w:sz w:val="28"/>
          <w:szCs w:val="28"/>
        </w:rPr>
        <w:instrText>vffifm4g.xn--p1ai/wp-content/uploads/2014/03/11.png" \* MERGEFORMATINET</w:instrText>
      </w:r>
      <w:r w:rsidR="00035627">
        <w:rPr>
          <w:color w:val="000000"/>
          <w:sz w:val="28"/>
          <w:szCs w:val="28"/>
        </w:rPr>
        <w:instrText xml:space="preserve"> </w:instrText>
      </w:r>
      <w:r w:rsidR="00035627">
        <w:rPr>
          <w:color w:val="000000"/>
          <w:sz w:val="28"/>
          <w:szCs w:val="28"/>
        </w:rPr>
        <w:fldChar w:fldCharType="separate"/>
      </w:r>
      <w:r w:rsidR="00FB7F20">
        <w:rPr>
          <w:color w:val="000000"/>
          <w:sz w:val="28"/>
          <w:szCs w:val="28"/>
        </w:rPr>
        <w:pict>
          <v:shape id="_x0000_i1085" type="#_x0000_t75" alt="Процедура ПриСозданииНаСервере" style="width:522.4pt;height:59.45pt">
            <v:imagedata r:id="rId111" r:href="rId112"/>
          </v:shape>
        </w:pict>
      </w:r>
      <w:r w:rsidR="00035627">
        <w:rPr>
          <w:color w:val="000000"/>
          <w:sz w:val="28"/>
          <w:szCs w:val="28"/>
        </w:rPr>
        <w:fldChar w:fldCharType="end"/>
      </w:r>
      <w:r w:rsidRPr="006A318B">
        <w:rPr>
          <w:color w:val="000000"/>
          <w:sz w:val="28"/>
          <w:szCs w:val="28"/>
        </w:rPr>
        <w:fldChar w:fldCharType="end"/>
      </w:r>
    </w:p>
    <w:p w:rsidR="00AE25AA" w:rsidRPr="006A318B" w:rsidRDefault="00AE25AA" w:rsidP="001C20BC">
      <w:pPr>
        <w:pStyle w:val="1"/>
        <w:rPr>
          <w:color w:val="000000"/>
        </w:rPr>
      </w:pPr>
    </w:p>
    <w:p w:rsidR="001A5284" w:rsidRPr="006A318B" w:rsidRDefault="003240AD" w:rsidP="001C20BC">
      <w:pPr>
        <w:pStyle w:val="1"/>
        <w:rPr>
          <w:color w:val="000000"/>
        </w:rPr>
      </w:pPr>
      <w:bookmarkStart w:id="171" w:name="_Toc450591002"/>
      <w:r w:rsidRPr="006A318B">
        <w:rPr>
          <w:color w:val="000000"/>
        </w:rPr>
        <w:t>3. ПРИМЕР</w:t>
      </w:r>
      <w:bookmarkEnd w:id="101"/>
      <w:bookmarkEnd w:id="102"/>
      <w:r w:rsidR="001B2687" w:rsidRPr="006A318B">
        <w:rPr>
          <w:color w:val="000000"/>
        </w:rPr>
        <w:t>Ы</w:t>
      </w:r>
      <w:r w:rsidRPr="006A318B">
        <w:rPr>
          <w:color w:val="000000"/>
        </w:rPr>
        <w:t xml:space="preserve"> ВЫПОЛНЕНИЯ</w:t>
      </w:r>
      <w:bookmarkEnd w:id="171"/>
    </w:p>
    <w:p w:rsidR="00B56D98" w:rsidRPr="00B56D98" w:rsidRDefault="00B56D98" w:rsidP="00B56D98"/>
    <w:p w:rsidR="00D56D20" w:rsidRPr="006A318B" w:rsidRDefault="003240AD" w:rsidP="001C20BC">
      <w:pPr>
        <w:pStyle w:val="1"/>
        <w:rPr>
          <w:color w:val="000000"/>
        </w:rPr>
      </w:pPr>
      <w:bookmarkStart w:id="172" w:name="_Toc450591003"/>
      <w:r w:rsidRPr="006A318B">
        <w:rPr>
          <w:color w:val="000000"/>
        </w:rPr>
        <w:t xml:space="preserve">4. </w:t>
      </w:r>
      <w:r w:rsidR="00E617FD" w:rsidRPr="006A318B">
        <w:rPr>
          <w:color w:val="000000"/>
        </w:rPr>
        <w:t>ПРОГРАММА ВЫПОЛНЕНИЯ РАБОТЫ</w:t>
      </w:r>
      <w:bookmarkEnd w:id="172"/>
    </w:p>
    <w:p w:rsidR="00FA4014" w:rsidRPr="006A318B" w:rsidRDefault="00FA4014" w:rsidP="001C20BC">
      <w:pPr>
        <w:tabs>
          <w:tab w:val="left" w:pos="993"/>
        </w:tabs>
        <w:rPr>
          <w:color w:val="000000"/>
          <w:sz w:val="28"/>
          <w:szCs w:val="28"/>
        </w:rPr>
      </w:pPr>
    </w:p>
    <w:p w:rsidR="00025F8A" w:rsidRPr="006A318B" w:rsidRDefault="00025F8A" w:rsidP="00870AA5">
      <w:pPr>
        <w:numPr>
          <w:ilvl w:val="0"/>
          <w:numId w:val="12"/>
        </w:numPr>
        <w:tabs>
          <w:tab w:val="clear" w:pos="1429"/>
          <w:tab w:val="left" w:pos="851"/>
          <w:tab w:val="num" w:pos="993"/>
        </w:tabs>
        <w:ind w:left="0" w:firstLine="426"/>
        <w:jc w:val="both"/>
        <w:rPr>
          <w:color w:val="000000"/>
          <w:sz w:val="28"/>
          <w:szCs w:val="28"/>
        </w:rPr>
      </w:pPr>
      <w:r w:rsidRPr="006A318B">
        <w:rPr>
          <w:color w:val="000000"/>
          <w:sz w:val="28"/>
          <w:szCs w:val="28"/>
        </w:rPr>
        <w:t>Ознакомится с теоретическим материалом в методических указаниях.</w:t>
      </w:r>
    </w:p>
    <w:p w:rsidR="00870AA5" w:rsidRPr="00870AA5" w:rsidRDefault="00870AA5" w:rsidP="00870AA5">
      <w:pPr>
        <w:numPr>
          <w:ilvl w:val="0"/>
          <w:numId w:val="12"/>
        </w:numPr>
        <w:shd w:val="clear" w:color="auto" w:fill="FFFFFF"/>
        <w:tabs>
          <w:tab w:val="left" w:pos="851"/>
        </w:tabs>
        <w:spacing w:line="348" w:lineRule="atLeast"/>
        <w:ind w:left="0" w:firstLine="426"/>
        <w:rPr>
          <w:color w:val="000000"/>
          <w:sz w:val="28"/>
          <w:szCs w:val="28"/>
        </w:rPr>
      </w:pPr>
      <w:r w:rsidRPr="00870AA5">
        <w:rPr>
          <w:color w:val="000000"/>
          <w:sz w:val="28"/>
          <w:szCs w:val="28"/>
        </w:rPr>
        <w:t xml:space="preserve">Построить интерфейс для всех объектов из </w:t>
      </w:r>
      <w:r>
        <w:rPr>
          <w:color w:val="000000"/>
          <w:sz w:val="28"/>
          <w:szCs w:val="28"/>
        </w:rPr>
        <w:t>предыдущих лабораторных работ</w:t>
      </w:r>
      <w:r w:rsidRPr="00870AA5">
        <w:rPr>
          <w:color w:val="000000"/>
          <w:sz w:val="28"/>
          <w:szCs w:val="28"/>
        </w:rPr>
        <w:t>.</w:t>
      </w:r>
    </w:p>
    <w:p w:rsidR="00870AA5" w:rsidRPr="00870AA5" w:rsidRDefault="00870AA5" w:rsidP="00870AA5">
      <w:pPr>
        <w:numPr>
          <w:ilvl w:val="0"/>
          <w:numId w:val="12"/>
        </w:numPr>
        <w:shd w:val="clear" w:color="auto" w:fill="FFFFFF"/>
        <w:tabs>
          <w:tab w:val="left" w:pos="851"/>
        </w:tabs>
        <w:spacing w:line="348" w:lineRule="atLeast"/>
        <w:ind w:left="0" w:firstLine="426"/>
        <w:jc w:val="both"/>
        <w:rPr>
          <w:color w:val="000000"/>
          <w:sz w:val="28"/>
          <w:szCs w:val="28"/>
        </w:rPr>
      </w:pPr>
      <w:r w:rsidRPr="00870AA5">
        <w:rPr>
          <w:color w:val="000000"/>
          <w:sz w:val="28"/>
          <w:szCs w:val="28"/>
        </w:rPr>
        <w:t>Сделать задание на доработку формы по индивидуальному заданию преподавателя.</w:t>
      </w:r>
    </w:p>
    <w:p w:rsidR="00025F8A" w:rsidRPr="006A318B" w:rsidRDefault="00025F8A" w:rsidP="00870AA5">
      <w:pPr>
        <w:numPr>
          <w:ilvl w:val="0"/>
          <w:numId w:val="12"/>
        </w:numPr>
        <w:tabs>
          <w:tab w:val="clear" w:pos="1429"/>
          <w:tab w:val="left" w:pos="851"/>
          <w:tab w:val="num" w:pos="993"/>
          <w:tab w:val="left" w:pos="1134"/>
        </w:tabs>
        <w:ind w:left="0" w:firstLine="426"/>
        <w:jc w:val="both"/>
        <w:rPr>
          <w:color w:val="000000"/>
          <w:sz w:val="28"/>
          <w:szCs w:val="28"/>
        </w:rPr>
      </w:pPr>
      <w:r w:rsidRPr="006A318B">
        <w:rPr>
          <w:color w:val="000000"/>
          <w:sz w:val="28"/>
          <w:szCs w:val="28"/>
        </w:rPr>
        <w:t>Сформулировать выводы.</w:t>
      </w:r>
    </w:p>
    <w:p w:rsidR="00025F8A" w:rsidRPr="006A318B" w:rsidRDefault="00025F8A" w:rsidP="00870AA5">
      <w:pPr>
        <w:numPr>
          <w:ilvl w:val="0"/>
          <w:numId w:val="12"/>
        </w:numPr>
        <w:tabs>
          <w:tab w:val="clear" w:pos="1429"/>
          <w:tab w:val="left" w:pos="851"/>
          <w:tab w:val="num" w:pos="993"/>
          <w:tab w:val="left" w:pos="1134"/>
        </w:tabs>
        <w:ind w:left="0" w:firstLine="426"/>
        <w:jc w:val="both"/>
        <w:rPr>
          <w:color w:val="000000"/>
          <w:sz w:val="28"/>
          <w:szCs w:val="28"/>
        </w:rPr>
      </w:pPr>
      <w:r w:rsidRPr="006A318B">
        <w:rPr>
          <w:color w:val="000000"/>
          <w:sz w:val="28"/>
          <w:szCs w:val="28"/>
        </w:rPr>
        <w:t>Оформить отчет.</w:t>
      </w:r>
    </w:p>
    <w:p w:rsidR="00D21888" w:rsidRPr="006A318B" w:rsidRDefault="00D21888" w:rsidP="001C20BC">
      <w:pPr>
        <w:pStyle w:val="a4"/>
        <w:ind w:firstLine="0"/>
        <w:rPr>
          <w:color w:val="000000"/>
          <w:sz w:val="28"/>
          <w:szCs w:val="28"/>
        </w:rPr>
      </w:pPr>
    </w:p>
    <w:p w:rsidR="000760B1" w:rsidRPr="006A318B" w:rsidRDefault="00932B21" w:rsidP="001C20BC">
      <w:pPr>
        <w:pStyle w:val="a4"/>
        <w:ind w:firstLine="360"/>
        <w:rPr>
          <w:color w:val="000000"/>
          <w:sz w:val="28"/>
          <w:szCs w:val="28"/>
        </w:rPr>
      </w:pPr>
      <w:bookmarkStart w:id="173" w:name="_Toc211244851"/>
      <w:r w:rsidRPr="006A318B">
        <w:rPr>
          <w:color w:val="000000"/>
          <w:sz w:val="28"/>
          <w:szCs w:val="28"/>
        </w:rPr>
        <w:t>В</w:t>
      </w:r>
      <w:r w:rsidR="000760B1" w:rsidRPr="006A318B">
        <w:rPr>
          <w:color w:val="000000"/>
          <w:sz w:val="28"/>
          <w:szCs w:val="28"/>
        </w:rPr>
        <w:t>ыполнени</w:t>
      </w:r>
      <w:r w:rsidRPr="006A318B">
        <w:rPr>
          <w:color w:val="000000"/>
          <w:sz w:val="28"/>
          <w:szCs w:val="28"/>
        </w:rPr>
        <w:t>е</w:t>
      </w:r>
      <w:r w:rsidR="000760B1" w:rsidRPr="006A318B">
        <w:rPr>
          <w:color w:val="000000"/>
          <w:sz w:val="28"/>
          <w:szCs w:val="28"/>
        </w:rPr>
        <w:t xml:space="preserve"> задания </w:t>
      </w:r>
      <w:r w:rsidRPr="006A318B">
        <w:rPr>
          <w:color w:val="000000"/>
          <w:sz w:val="28"/>
          <w:szCs w:val="28"/>
        </w:rPr>
        <w:t xml:space="preserve">подразумевает продолжение </w:t>
      </w:r>
      <w:r w:rsidR="000760B1" w:rsidRPr="006A318B">
        <w:rPr>
          <w:b/>
          <w:color w:val="000000"/>
          <w:sz w:val="28"/>
          <w:szCs w:val="28"/>
        </w:rPr>
        <w:t>ЛР №1</w:t>
      </w:r>
      <w:r w:rsidR="004550BD" w:rsidRPr="006A318B">
        <w:rPr>
          <w:b/>
          <w:color w:val="000000"/>
          <w:sz w:val="28"/>
          <w:szCs w:val="28"/>
        </w:rPr>
        <w:t>, 3</w:t>
      </w:r>
      <w:r w:rsidR="00AE25AA" w:rsidRPr="006A318B">
        <w:rPr>
          <w:b/>
          <w:color w:val="000000"/>
          <w:sz w:val="28"/>
          <w:szCs w:val="28"/>
        </w:rPr>
        <w:t xml:space="preserve"> и 4</w:t>
      </w:r>
      <w:r w:rsidR="000760B1" w:rsidRPr="006A318B">
        <w:rPr>
          <w:b/>
          <w:color w:val="000000"/>
          <w:sz w:val="28"/>
          <w:szCs w:val="28"/>
        </w:rPr>
        <w:t xml:space="preserve"> </w:t>
      </w:r>
      <w:r w:rsidR="000760B1" w:rsidRPr="006A318B">
        <w:rPr>
          <w:color w:val="000000"/>
          <w:sz w:val="28"/>
          <w:szCs w:val="28"/>
        </w:rPr>
        <w:t>(см.Приложение А).</w:t>
      </w:r>
    </w:p>
    <w:p w:rsidR="0091264E" w:rsidRPr="006A318B" w:rsidRDefault="0091264E" w:rsidP="001C20BC">
      <w:pPr>
        <w:pStyle w:val="a4"/>
        <w:ind w:firstLine="360"/>
        <w:rPr>
          <w:color w:val="000000"/>
          <w:sz w:val="28"/>
          <w:szCs w:val="28"/>
        </w:rPr>
      </w:pPr>
    </w:p>
    <w:p w:rsidR="002E519E" w:rsidRPr="006A318B" w:rsidRDefault="002E519E" w:rsidP="001C20BC">
      <w:pPr>
        <w:pStyle w:val="3"/>
        <w:jc w:val="center"/>
        <w:rPr>
          <w:b w:val="0"/>
          <w:color w:val="000000"/>
          <w:szCs w:val="28"/>
        </w:rPr>
      </w:pPr>
    </w:p>
    <w:p w:rsidR="009A456A" w:rsidRPr="006A318B" w:rsidRDefault="009A456A" w:rsidP="001C20BC">
      <w:pPr>
        <w:pStyle w:val="1"/>
        <w:rPr>
          <w:color w:val="000000"/>
        </w:rPr>
      </w:pPr>
      <w:bookmarkStart w:id="174" w:name="_Toc450591004"/>
      <w:r w:rsidRPr="006A318B">
        <w:rPr>
          <w:color w:val="000000"/>
        </w:rPr>
        <w:t>5</w:t>
      </w:r>
      <w:r w:rsidR="003240AD" w:rsidRPr="006A318B">
        <w:rPr>
          <w:color w:val="000000"/>
        </w:rPr>
        <w:t>.</w:t>
      </w:r>
      <w:r w:rsidRPr="006A318B">
        <w:rPr>
          <w:color w:val="000000"/>
        </w:rPr>
        <w:t xml:space="preserve"> СОДЕРЖАНИЕ ОТЧЕТА</w:t>
      </w:r>
      <w:bookmarkEnd w:id="173"/>
      <w:bookmarkEnd w:id="174"/>
    </w:p>
    <w:p w:rsidR="009A456A" w:rsidRPr="006A318B" w:rsidRDefault="009A456A" w:rsidP="001C20BC">
      <w:pPr>
        <w:rPr>
          <w:color w:val="000000"/>
          <w:sz w:val="28"/>
          <w:szCs w:val="28"/>
        </w:rPr>
      </w:pPr>
    </w:p>
    <w:p w:rsidR="009A456A" w:rsidRPr="006A318B" w:rsidRDefault="009A456A" w:rsidP="00AE25AA">
      <w:pPr>
        <w:numPr>
          <w:ilvl w:val="1"/>
          <w:numId w:val="4"/>
        </w:numPr>
        <w:tabs>
          <w:tab w:val="left" w:pos="851"/>
        </w:tabs>
        <w:ind w:left="426" w:firstLine="0"/>
        <w:jc w:val="both"/>
        <w:rPr>
          <w:color w:val="000000"/>
          <w:sz w:val="28"/>
          <w:szCs w:val="28"/>
        </w:rPr>
      </w:pPr>
      <w:r w:rsidRPr="006A318B">
        <w:rPr>
          <w:color w:val="000000"/>
          <w:sz w:val="28"/>
          <w:szCs w:val="28"/>
        </w:rPr>
        <w:t>Цель работы.</w:t>
      </w:r>
    </w:p>
    <w:p w:rsidR="007C3C94" w:rsidRPr="006A318B" w:rsidRDefault="00512A97" w:rsidP="00AE25AA">
      <w:pPr>
        <w:numPr>
          <w:ilvl w:val="1"/>
          <w:numId w:val="4"/>
        </w:numPr>
        <w:tabs>
          <w:tab w:val="left" w:pos="851"/>
        </w:tabs>
        <w:ind w:left="426" w:firstLine="0"/>
        <w:jc w:val="both"/>
        <w:rPr>
          <w:color w:val="000000"/>
          <w:sz w:val="28"/>
          <w:szCs w:val="28"/>
        </w:rPr>
      </w:pPr>
      <w:r w:rsidRPr="006A318B">
        <w:rPr>
          <w:color w:val="000000"/>
          <w:sz w:val="28"/>
          <w:szCs w:val="28"/>
        </w:rPr>
        <w:t xml:space="preserve">Описание процесса </w:t>
      </w:r>
      <w:r w:rsidR="00B56D98" w:rsidRPr="006A318B">
        <w:rPr>
          <w:color w:val="000000"/>
          <w:sz w:val="28"/>
          <w:szCs w:val="28"/>
        </w:rPr>
        <w:t>разработки</w:t>
      </w:r>
      <w:r w:rsidRPr="006A318B">
        <w:rPr>
          <w:color w:val="000000"/>
          <w:sz w:val="28"/>
          <w:szCs w:val="28"/>
        </w:rPr>
        <w:t>.</w:t>
      </w:r>
    </w:p>
    <w:p w:rsidR="00196A1E" w:rsidRPr="006A318B" w:rsidRDefault="004550BD" w:rsidP="00AE25AA">
      <w:pPr>
        <w:numPr>
          <w:ilvl w:val="1"/>
          <w:numId w:val="4"/>
        </w:numPr>
        <w:tabs>
          <w:tab w:val="left" w:pos="851"/>
        </w:tabs>
        <w:ind w:left="426" w:firstLine="0"/>
        <w:jc w:val="both"/>
        <w:rPr>
          <w:color w:val="000000"/>
          <w:sz w:val="28"/>
          <w:szCs w:val="28"/>
        </w:rPr>
      </w:pPr>
      <w:r w:rsidRPr="006A318B">
        <w:rPr>
          <w:color w:val="000000"/>
          <w:sz w:val="28"/>
          <w:szCs w:val="28"/>
        </w:rPr>
        <w:t>Демонстрация результатов работы в режиме «1С:Предприятие»</w:t>
      </w:r>
      <w:r w:rsidR="00196A1E" w:rsidRPr="006A318B">
        <w:rPr>
          <w:color w:val="000000"/>
          <w:sz w:val="28"/>
          <w:szCs w:val="28"/>
        </w:rPr>
        <w:t xml:space="preserve">. </w:t>
      </w:r>
    </w:p>
    <w:p w:rsidR="00553B35" w:rsidRPr="006A318B" w:rsidRDefault="009A456A" w:rsidP="00AE25AA">
      <w:pPr>
        <w:numPr>
          <w:ilvl w:val="1"/>
          <w:numId w:val="4"/>
        </w:numPr>
        <w:tabs>
          <w:tab w:val="left" w:pos="851"/>
        </w:tabs>
        <w:ind w:left="426" w:firstLine="0"/>
        <w:rPr>
          <w:color w:val="000000"/>
          <w:sz w:val="28"/>
          <w:szCs w:val="28"/>
        </w:rPr>
      </w:pPr>
      <w:r w:rsidRPr="006A318B">
        <w:rPr>
          <w:color w:val="000000"/>
          <w:sz w:val="28"/>
          <w:szCs w:val="28"/>
        </w:rPr>
        <w:t>Выводы</w:t>
      </w:r>
      <w:r w:rsidR="0079617B" w:rsidRPr="006A318B">
        <w:rPr>
          <w:color w:val="000000"/>
          <w:sz w:val="28"/>
          <w:szCs w:val="28"/>
        </w:rPr>
        <w:t>.</w:t>
      </w:r>
      <w:bookmarkStart w:id="175" w:name="_Toc207189451"/>
      <w:bookmarkStart w:id="176" w:name="_Toc210537033"/>
      <w:bookmarkStart w:id="177" w:name="_Toc211078585"/>
      <w:bookmarkStart w:id="178" w:name="_Toc211244852"/>
    </w:p>
    <w:p w:rsidR="00553B35" w:rsidRPr="006A318B" w:rsidRDefault="003240AD" w:rsidP="001C20BC">
      <w:pPr>
        <w:ind w:firstLine="708"/>
        <w:rPr>
          <w:color w:val="000000"/>
          <w:sz w:val="28"/>
          <w:szCs w:val="28"/>
        </w:rPr>
      </w:pPr>
      <w:r w:rsidRPr="006A318B">
        <w:rPr>
          <w:color w:val="000000"/>
          <w:sz w:val="28"/>
          <w:szCs w:val="28"/>
        </w:rPr>
        <w:br w:type="page"/>
      </w:r>
    </w:p>
    <w:p w:rsidR="009A456A" w:rsidRPr="006A318B" w:rsidRDefault="003240AD" w:rsidP="001C20BC">
      <w:pPr>
        <w:pStyle w:val="1"/>
        <w:ind w:hanging="1080"/>
        <w:rPr>
          <w:color w:val="000000"/>
        </w:rPr>
      </w:pPr>
      <w:bookmarkStart w:id="179" w:name="_Toc450591005"/>
      <w:r w:rsidRPr="006A318B">
        <w:rPr>
          <w:color w:val="000000"/>
        </w:rPr>
        <w:t>6.</w:t>
      </w:r>
      <w:r w:rsidR="00276DBE" w:rsidRPr="006A318B">
        <w:rPr>
          <w:color w:val="000000"/>
        </w:rPr>
        <w:t xml:space="preserve"> </w:t>
      </w:r>
      <w:r w:rsidR="009A456A" w:rsidRPr="006A318B">
        <w:rPr>
          <w:color w:val="000000"/>
        </w:rPr>
        <w:t>КОНТРОЛЬНЫЕ ВОПРОСЫ</w:t>
      </w:r>
      <w:bookmarkEnd w:id="175"/>
      <w:bookmarkEnd w:id="176"/>
      <w:bookmarkEnd w:id="177"/>
      <w:bookmarkEnd w:id="178"/>
      <w:bookmarkEnd w:id="179"/>
    </w:p>
    <w:p w:rsidR="00791810" w:rsidRPr="006A318B" w:rsidRDefault="00791810" w:rsidP="001C20BC">
      <w:pPr>
        <w:rPr>
          <w:color w:val="000000"/>
          <w:sz w:val="28"/>
          <w:szCs w:val="28"/>
        </w:rPr>
      </w:pPr>
    </w:p>
    <w:p w:rsidR="00553B35" w:rsidRPr="006A318B" w:rsidRDefault="00553B35" w:rsidP="001C20BC">
      <w:pPr>
        <w:jc w:val="center"/>
        <w:rPr>
          <w:color w:val="000000"/>
          <w:sz w:val="28"/>
          <w:szCs w:val="28"/>
        </w:rPr>
      </w:pPr>
    </w:p>
    <w:p w:rsidR="00553B35" w:rsidRPr="006A318B" w:rsidRDefault="00553B35" w:rsidP="001C20BC">
      <w:pPr>
        <w:jc w:val="center"/>
        <w:rPr>
          <w:color w:val="000000"/>
          <w:sz w:val="28"/>
          <w:szCs w:val="28"/>
        </w:rPr>
      </w:pPr>
    </w:p>
    <w:p w:rsidR="00553B35" w:rsidRPr="006A318B" w:rsidRDefault="00553B35" w:rsidP="001C20BC">
      <w:pPr>
        <w:jc w:val="center"/>
        <w:rPr>
          <w:color w:val="000000"/>
          <w:sz w:val="28"/>
          <w:szCs w:val="28"/>
        </w:rPr>
      </w:pPr>
    </w:p>
    <w:p w:rsidR="00553B35" w:rsidRPr="006A318B" w:rsidRDefault="00553B35" w:rsidP="001C20BC">
      <w:pPr>
        <w:jc w:val="center"/>
        <w:rPr>
          <w:color w:val="000000"/>
          <w:sz w:val="28"/>
          <w:szCs w:val="28"/>
        </w:rPr>
      </w:pPr>
    </w:p>
    <w:p w:rsidR="002318DA" w:rsidRPr="006A318B" w:rsidRDefault="00810C17" w:rsidP="001C20BC">
      <w:pPr>
        <w:pStyle w:val="1"/>
        <w:rPr>
          <w:color w:val="000000"/>
        </w:rPr>
      </w:pPr>
      <w:r w:rsidRPr="006A318B">
        <w:rPr>
          <w:color w:val="000000"/>
        </w:rPr>
        <w:br w:type="page"/>
      </w:r>
      <w:bookmarkStart w:id="180" w:name="_Toc450591006"/>
      <w:r w:rsidR="002318DA" w:rsidRPr="006A318B">
        <w:rPr>
          <w:color w:val="000000"/>
        </w:rPr>
        <w:lastRenderedPageBreak/>
        <w:t>БИБЛИОГРАФИЧЕСКИЙ СПИСОК</w:t>
      </w:r>
      <w:bookmarkEnd w:id="180"/>
    </w:p>
    <w:p w:rsidR="002318DA" w:rsidRPr="006A318B" w:rsidRDefault="002318DA" w:rsidP="001C20BC">
      <w:pPr>
        <w:pStyle w:val="a4"/>
        <w:rPr>
          <w:color w:val="000000"/>
          <w:sz w:val="28"/>
          <w:szCs w:val="28"/>
        </w:rPr>
      </w:pPr>
    </w:p>
    <w:p w:rsidR="00E85CD6" w:rsidRPr="006A318B" w:rsidRDefault="00E85CD6" w:rsidP="001C20BC">
      <w:pPr>
        <w:pStyle w:val="a4"/>
        <w:rPr>
          <w:color w:val="000000"/>
          <w:sz w:val="28"/>
          <w:szCs w:val="28"/>
        </w:rPr>
      </w:pPr>
    </w:p>
    <w:p w:rsidR="00A80D3A" w:rsidRPr="006A318B" w:rsidRDefault="00A80D3A" w:rsidP="001C20BC">
      <w:pPr>
        <w:numPr>
          <w:ilvl w:val="0"/>
          <w:numId w:val="5"/>
        </w:numPr>
        <w:ind w:left="0" w:hanging="349"/>
        <w:jc w:val="both"/>
        <w:rPr>
          <w:rFonts w:eastAsia="TimesNewRomanPSMT"/>
          <w:color w:val="000000"/>
          <w:sz w:val="28"/>
          <w:szCs w:val="28"/>
        </w:rPr>
      </w:pPr>
      <w:r w:rsidRPr="006A318B">
        <w:rPr>
          <w:color w:val="000000"/>
          <w:sz w:val="28"/>
          <w:szCs w:val="28"/>
        </w:rPr>
        <w:t>М.Г. Радченко, Е.Ю. Хрусталева</w:t>
      </w:r>
      <w:r w:rsidRPr="006A318B">
        <w:rPr>
          <w:rFonts w:eastAsia="TimesNewRomanPSMT"/>
          <w:color w:val="000000"/>
          <w:sz w:val="28"/>
          <w:szCs w:val="28"/>
        </w:rPr>
        <w:t xml:space="preserve">  «1С:Предприятие 8.3. Практическое пособие разработчика. Примеры и типовые приемы» (ISBN 978-5-9677-2041-3</w:t>
      </w:r>
      <w:r w:rsidR="005A3B27" w:rsidRPr="006A318B">
        <w:rPr>
          <w:rFonts w:eastAsia="TimesNewRomanPSMT"/>
          <w:color w:val="000000"/>
          <w:sz w:val="28"/>
          <w:szCs w:val="28"/>
        </w:rPr>
        <w:t>)</w:t>
      </w:r>
      <w:r w:rsidRPr="006A318B">
        <w:rPr>
          <w:rFonts w:eastAsia="TimesNewRomanPSMT"/>
          <w:color w:val="000000"/>
          <w:sz w:val="28"/>
          <w:szCs w:val="28"/>
        </w:rPr>
        <w:t>, М.: ООО «1С-Паблишинг», 2013. Электронный аналог печатного издания.</w:t>
      </w:r>
    </w:p>
    <w:p w:rsidR="005A3B27" w:rsidRPr="006A318B" w:rsidRDefault="005A3B27" w:rsidP="001C20BC">
      <w:pPr>
        <w:numPr>
          <w:ilvl w:val="0"/>
          <w:numId w:val="5"/>
        </w:numPr>
        <w:ind w:left="0" w:hanging="349"/>
        <w:jc w:val="both"/>
        <w:rPr>
          <w:color w:val="000000"/>
          <w:sz w:val="28"/>
          <w:szCs w:val="28"/>
        </w:rPr>
      </w:pPr>
      <w:r w:rsidRPr="006A318B">
        <w:rPr>
          <w:color w:val="000000"/>
          <w:sz w:val="28"/>
          <w:szCs w:val="28"/>
        </w:rPr>
        <w:t xml:space="preserve">Ажеронок В. А., Габец А. П., Гончаров Д. И., Козырев Д. В., Кухлевский Д. С., Островерх А. В., Радченко М. Г., Хрусталева Е. Ю. Под редакцией М. Г. Радченко. "Профессиональная разработка в системе 1С:Предприятие 8" (второе издание). Том 1. </w:t>
      </w:r>
      <w:r w:rsidR="00276DBE" w:rsidRPr="006A318B">
        <w:rPr>
          <w:color w:val="000000"/>
          <w:sz w:val="28"/>
          <w:szCs w:val="28"/>
        </w:rPr>
        <w:t xml:space="preserve"> </w:t>
      </w:r>
      <w:r w:rsidRPr="006A318B">
        <w:rPr>
          <w:rFonts w:eastAsia="TimesNewRomanPSMT"/>
          <w:color w:val="000000"/>
          <w:sz w:val="28"/>
          <w:szCs w:val="28"/>
        </w:rPr>
        <w:t xml:space="preserve">М.: ООО «1С-Паблишинг», 2012. </w:t>
      </w:r>
      <w:r w:rsidRPr="006A318B">
        <w:rPr>
          <w:color w:val="000000"/>
          <w:sz w:val="28"/>
          <w:szCs w:val="28"/>
        </w:rPr>
        <w:t>Электронная версия книги.</w:t>
      </w:r>
    </w:p>
    <w:p w:rsidR="005A4F81" w:rsidRPr="00FD38AB" w:rsidRDefault="001C20BC" w:rsidP="00FD38AB">
      <w:pPr>
        <w:numPr>
          <w:ilvl w:val="0"/>
          <w:numId w:val="5"/>
        </w:numPr>
        <w:ind w:left="0" w:hanging="284"/>
        <w:jc w:val="both"/>
        <w:rPr>
          <w:sz w:val="28"/>
          <w:szCs w:val="28"/>
        </w:rPr>
      </w:pPr>
      <w:r w:rsidRPr="00FD38AB">
        <w:rPr>
          <w:sz w:val="28"/>
          <w:szCs w:val="28"/>
        </w:rPr>
        <w:t>Управляемый интерфейс</w:t>
      </w:r>
      <w:r w:rsidR="002D6287" w:rsidRPr="00FD38AB">
        <w:rPr>
          <w:sz w:val="28"/>
          <w:szCs w:val="28"/>
        </w:rPr>
        <w:t xml:space="preserve">. </w:t>
      </w:r>
      <w:r w:rsidR="008374F8">
        <w:rPr>
          <w:sz w:val="28"/>
          <w:szCs w:val="28"/>
        </w:rPr>
        <w:t xml:space="preserve"> </w:t>
      </w:r>
      <w:r w:rsidRPr="00FD38AB">
        <w:rPr>
          <w:sz w:val="28"/>
          <w:szCs w:val="28"/>
        </w:rPr>
        <w:t xml:space="preserve"> </w:t>
      </w:r>
      <w:r w:rsidR="00FD38AB" w:rsidRPr="005A3B27">
        <w:rPr>
          <w:color w:val="000000"/>
          <w:sz w:val="28"/>
          <w:szCs w:val="28"/>
        </w:rPr>
        <w:t>Режим доступа:</w:t>
      </w:r>
    </w:p>
    <w:p w:rsidR="005A4F81" w:rsidRDefault="00035627" w:rsidP="00FD38AB">
      <w:pPr>
        <w:jc w:val="both"/>
        <w:rPr>
          <w:sz w:val="28"/>
          <w:szCs w:val="28"/>
        </w:rPr>
      </w:pPr>
      <w:hyperlink r:id="rId113" w:history="1">
        <w:r w:rsidR="00FD38AB" w:rsidRPr="00F22853">
          <w:rPr>
            <w:rStyle w:val="a9"/>
            <w:sz w:val="28"/>
            <w:szCs w:val="28"/>
          </w:rPr>
          <w:t>http://xn----1-bedvffifm4g.xn--p1ai/articles/%D1%83%D0%BF%D1%80%D0%B0%D0%B2%D0%BB%D1%8F%D0%B5%D0%BC%D1%8B%D0%B9-%D0%B8%D0%BD%D1%82%D0%B5%D1%80%D1%84%D0%B5%D0%B9%D1%81/</w:t>
        </w:r>
      </w:hyperlink>
    </w:p>
    <w:p w:rsidR="005A4F81" w:rsidRDefault="00A70F6D" w:rsidP="00FD38AB">
      <w:pPr>
        <w:numPr>
          <w:ilvl w:val="0"/>
          <w:numId w:val="5"/>
        </w:numPr>
        <w:ind w:left="0" w:hanging="284"/>
        <w:jc w:val="both"/>
        <w:rPr>
          <w:sz w:val="28"/>
          <w:szCs w:val="28"/>
        </w:rPr>
      </w:pPr>
      <w:r w:rsidRPr="00FD38AB">
        <w:rPr>
          <w:sz w:val="28"/>
          <w:szCs w:val="28"/>
        </w:rPr>
        <w:t>Новый интерфейс платформы 1С 8.3</w:t>
      </w:r>
      <w:r w:rsidR="002D6287" w:rsidRPr="00FD38AB">
        <w:rPr>
          <w:sz w:val="28"/>
          <w:szCs w:val="28"/>
        </w:rPr>
        <w:t xml:space="preserve">. </w:t>
      </w:r>
      <w:r w:rsidR="00FD38AB" w:rsidRPr="005A3B27">
        <w:rPr>
          <w:color w:val="000000"/>
          <w:sz w:val="28"/>
          <w:szCs w:val="28"/>
        </w:rPr>
        <w:t>Режим доступа:</w:t>
      </w:r>
      <w:r w:rsidR="00FD38AB">
        <w:rPr>
          <w:color w:val="000000"/>
          <w:sz w:val="28"/>
          <w:szCs w:val="28"/>
        </w:rPr>
        <w:t xml:space="preserve"> </w:t>
      </w:r>
      <w:hyperlink r:id="rId114" w:history="1">
        <w:r w:rsidR="00FD38AB" w:rsidRPr="00F22853">
          <w:rPr>
            <w:rStyle w:val="a9"/>
            <w:sz w:val="28"/>
            <w:szCs w:val="28"/>
          </w:rPr>
          <w:t>http://programmist1s.ru/novyiy-interfeys-platformyi-1s-8-3/</w:t>
        </w:r>
      </w:hyperlink>
    </w:p>
    <w:p w:rsidR="00A70F6D" w:rsidRDefault="00A70F6D" w:rsidP="00FD38AB">
      <w:pPr>
        <w:numPr>
          <w:ilvl w:val="0"/>
          <w:numId w:val="5"/>
        </w:numPr>
        <w:ind w:left="0" w:hanging="284"/>
        <w:jc w:val="both"/>
        <w:rPr>
          <w:sz w:val="28"/>
          <w:szCs w:val="28"/>
        </w:rPr>
      </w:pPr>
      <w:r w:rsidRPr="00FD38AB">
        <w:rPr>
          <w:sz w:val="28"/>
          <w:szCs w:val="28"/>
        </w:rPr>
        <w:t>Переход на интерфейс Такси в 1С 8.3</w:t>
      </w:r>
      <w:r w:rsidR="002D6287" w:rsidRPr="00FD38AB">
        <w:rPr>
          <w:sz w:val="28"/>
          <w:szCs w:val="28"/>
        </w:rPr>
        <w:t xml:space="preserve">. </w:t>
      </w:r>
      <w:hyperlink r:id="rId115" w:history="1">
        <w:r w:rsidR="00FD38AB" w:rsidRPr="00F22853">
          <w:rPr>
            <w:rStyle w:val="a9"/>
            <w:sz w:val="28"/>
            <w:szCs w:val="28"/>
          </w:rPr>
          <w:t>http://programmist1s.ru/vklyuchenie-interfeysa-taksi-v-1s/</w:t>
        </w:r>
      </w:hyperlink>
    </w:p>
    <w:p w:rsidR="00E21509" w:rsidRPr="00FD38AB" w:rsidRDefault="00E21509" w:rsidP="00FD38AB">
      <w:pPr>
        <w:numPr>
          <w:ilvl w:val="0"/>
          <w:numId w:val="5"/>
        </w:numPr>
        <w:ind w:left="0" w:hanging="284"/>
        <w:jc w:val="both"/>
        <w:rPr>
          <w:sz w:val="28"/>
          <w:szCs w:val="28"/>
        </w:rPr>
      </w:pPr>
      <w:r w:rsidRPr="00FD38AB">
        <w:rPr>
          <w:sz w:val="28"/>
          <w:szCs w:val="28"/>
        </w:rPr>
        <w:t>Новый интерфейс Такси в 1С:Предприятие 8.3</w:t>
      </w:r>
      <w:r w:rsidR="00FD38AB">
        <w:rPr>
          <w:sz w:val="28"/>
          <w:szCs w:val="28"/>
        </w:rPr>
        <w:t xml:space="preserve">. </w:t>
      </w:r>
      <w:r w:rsidR="00FD38AB" w:rsidRPr="005A3B27">
        <w:rPr>
          <w:color w:val="000000"/>
          <w:sz w:val="28"/>
          <w:szCs w:val="28"/>
        </w:rPr>
        <w:t>Режим доступа:</w:t>
      </w:r>
      <w:r w:rsidR="008374F8">
        <w:rPr>
          <w:sz w:val="28"/>
          <w:szCs w:val="28"/>
        </w:rPr>
        <w:t xml:space="preserve">   </w:t>
      </w:r>
      <w:r w:rsidR="00FD38AB" w:rsidRPr="00FD38AB">
        <w:rPr>
          <w:sz w:val="28"/>
          <w:szCs w:val="28"/>
        </w:rPr>
        <w:t xml:space="preserve"> </w:t>
      </w:r>
    </w:p>
    <w:p w:rsidR="00E21509" w:rsidRDefault="00035627" w:rsidP="00FD38AB">
      <w:pPr>
        <w:jc w:val="both"/>
        <w:rPr>
          <w:sz w:val="28"/>
          <w:szCs w:val="28"/>
        </w:rPr>
      </w:pPr>
      <w:hyperlink r:id="rId116" w:history="1">
        <w:r w:rsidR="00FD38AB" w:rsidRPr="00F22853">
          <w:rPr>
            <w:rStyle w:val="a9"/>
            <w:sz w:val="28"/>
            <w:szCs w:val="28"/>
          </w:rPr>
          <w:t>http://xn----1-bedvffifm4g.xn--p1ai/news/%D0%BD%D0%BE%D0%B2%D1%8B%D0%B9-%D0%B8%D0%BD%D1%82%D0%B5%D1%80%D1%84%D0%B5%D0%B9%D1%81-%D1%82%D0%B0%D0%BA%D1%81%D0%B8/</w:t>
        </w:r>
      </w:hyperlink>
    </w:p>
    <w:p w:rsidR="001C20BC" w:rsidRDefault="001C20BC" w:rsidP="00FD38AB">
      <w:pPr>
        <w:numPr>
          <w:ilvl w:val="0"/>
          <w:numId w:val="5"/>
        </w:numPr>
        <w:ind w:left="0" w:hanging="284"/>
        <w:jc w:val="both"/>
        <w:rPr>
          <w:sz w:val="28"/>
          <w:szCs w:val="28"/>
        </w:rPr>
      </w:pPr>
      <w:r w:rsidRPr="00FD38AB">
        <w:rPr>
          <w:sz w:val="28"/>
          <w:szCs w:val="28"/>
        </w:rPr>
        <w:t>Секреты управляемого интерфейса</w:t>
      </w:r>
      <w:r w:rsidR="00FD38AB" w:rsidRPr="00FD38AB">
        <w:rPr>
          <w:sz w:val="28"/>
          <w:szCs w:val="28"/>
        </w:rPr>
        <w:t xml:space="preserve">. </w:t>
      </w:r>
      <w:r w:rsidR="00FD38AB" w:rsidRPr="005A3B27">
        <w:rPr>
          <w:color w:val="000000"/>
          <w:sz w:val="28"/>
          <w:szCs w:val="28"/>
        </w:rPr>
        <w:t>Режим доступа:</w:t>
      </w:r>
      <w:r w:rsidR="00FD38AB">
        <w:rPr>
          <w:color w:val="000000"/>
          <w:sz w:val="28"/>
          <w:szCs w:val="28"/>
        </w:rPr>
        <w:t xml:space="preserve"> </w:t>
      </w:r>
      <w:hyperlink r:id="rId117" w:history="1">
        <w:r w:rsidR="00FD38AB" w:rsidRPr="00F22853">
          <w:rPr>
            <w:rStyle w:val="a9"/>
            <w:sz w:val="28"/>
            <w:szCs w:val="28"/>
          </w:rPr>
          <w:t>http://xn--80aaaahcnwic8afz6cdd5e1ic.xn--p1ai/index.php/stati/72-sekrety-upravlyaemogo-interfejsa</w:t>
        </w:r>
      </w:hyperlink>
    </w:p>
    <w:p w:rsidR="00FD38AB" w:rsidRDefault="00FD38AB" w:rsidP="00FD38AB">
      <w:pPr>
        <w:jc w:val="both"/>
        <w:rPr>
          <w:sz w:val="28"/>
          <w:szCs w:val="28"/>
        </w:rPr>
      </w:pPr>
    </w:p>
    <w:p w:rsidR="00FD38AB" w:rsidRDefault="00FD38AB" w:rsidP="00FD38AB">
      <w:pPr>
        <w:jc w:val="both"/>
        <w:rPr>
          <w:sz w:val="28"/>
          <w:szCs w:val="28"/>
        </w:rPr>
      </w:pPr>
    </w:p>
    <w:p w:rsidR="00FD38AB" w:rsidRDefault="00FD38AB" w:rsidP="00FD38AB">
      <w:pPr>
        <w:jc w:val="both"/>
        <w:rPr>
          <w:sz w:val="28"/>
          <w:szCs w:val="28"/>
        </w:rPr>
      </w:pPr>
    </w:p>
    <w:p w:rsidR="00FD38AB" w:rsidRDefault="00FD38AB" w:rsidP="00FD38AB">
      <w:pPr>
        <w:jc w:val="both"/>
        <w:rPr>
          <w:sz w:val="28"/>
          <w:szCs w:val="28"/>
        </w:rPr>
      </w:pPr>
    </w:p>
    <w:p w:rsidR="00FD38AB" w:rsidRPr="00FD38AB" w:rsidRDefault="00FD38AB" w:rsidP="00FD38AB">
      <w:pPr>
        <w:jc w:val="both"/>
        <w:rPr>
          <w:sz w:val="28"/>
          <w:szCs w:val="28"/>
        </w:rPr>
        <w:sectPr w:rsidR="00FD38AB" w:rsidRPr="00FD38AB" w:rsidSect="008640FD">
          <w:headerReference w:type="even" r:id="rId118"/>
          <w:headerReference w:type="default" r:id="rId119"/>
          <w:pgSz w:w="11906" w:h="16838"/>
          <w:pgMar w:top="1134" w:right="851" w:bottom="1134" w:left="1134" w:header="709" w:footer="709" w:gutter="0"/>
          <w:cols w:space="708"/>
          <w:titlePg/>
          <w:docGrid w:linePitch="360"/>
        </w:sectPr>
      </w:pPr>
    </w:p>
    <w:p w:rsidR="00BF361A" w:rsidRPr="006A318B" w:rsidRDefault="00BF361A" w:rsidP="001C20BC">
      <w:pPr>
        <w:pStyle w:val="1"/>
        <w:rPr>
          <w:color w:val="000000"/>
        </w:rPr>
      </w:pPr>
      <w:bookmarkStart w:id="181" w:name="_Toc450591007"/>
      <w:r w:rsidRPr="006A318B">
        <w:rPr>
          <w:color w:val="000000"/>
        </w:rPr>
        <w:lastRenderedPageBreak/>
        <w:t>ПРИЛОЖЕНИЕ А</w:t>
      </w:r>
      <w:bookmarkEnd w:id="181"/>
    </w:p>
    <w:p w:rsidR="00BF361A" w:rsidRPr="006A318B" w:rsidRDefault="00BF361A" w:rsidP="001C20BC">
      <w:pPr>
        <w:pStyle w:val="a4"/>
        <w:jc w:val="center"/>
        <w:rPr>
          <w:color w:val="000000"/>
          <w:sz w:val="28"/>
          <w:szCs w:val="28"/>
        </w:rPr>
      </w:pPr>
    </w:p>
    <w:p w:rsidR="00E85CD6" w:rsidRPr="006A318B" w:rsidRDefault="00BF361A" w:rsidP="001C20BC">
      <w:pPr>
        <w:pStyle w:val="a4"/>
        <w:ind w:firstLine="0"/>
        <w:jc w:val="left"/>
        <w:rPr>
          <w:color w:val="000000"/>
          <w:sz w:val="28"/>
          <w:szCs w:val="28"/>
        </w:rPr>
      </w:pPr>
      <w:r w:rsidRPr="006A318B">
        <w:rPr>
          <w:color w:val="000000"/>
          <w:sz w:val="28"/>
          <w:szCs w:val="28"/>
        </w:rPr>
        <w:t xml:space="preserve">Таблица 1 - </w:t>
      </w:r>
      <w:r w:rsidR="00E85CD6" w:rsidRPr="006A318B">
        <w:rPr>
          <w:color w:val="000000"/>
          <w:sz w:val="28"/>
          <w:szCs w:val="28"/>
        </w:rPr>
        <w:t xml:space="preserve"> Варианты заданий</w:t>
      </w:r>
    </w:p>
    <w:tbl>
      <w:tblPr>
        <w:tblW w:w="1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2409"/>
        <w:gridCol w:w="2127"/>
        <w:gridCol w:w="1984"/>
        <w:gridCol w:w="1985"/>
        <w:gridCol w:w="1985"/>
        <w:gridCol w:w="1842"/>
        <w:gridCol w:w="1985"/>
      </w:tblGrid>
      <w:tr w:rsidR="005321DA" w:rsidRPr="00AA33D4" w:rsidTr="00AD479C">
        <w:trPr>
          <w:trHeight w:val="470"/>
          <w:tblHeader/>
        </w:trPr>
        <w:tc>
          <w:tcPr>
            <w:tcW w:w="1101" w:type="dxa"/>
            <w:vMerge w:val="restart"/>
            <w:shd w:val="clear" w:color="auto" w:fill="F2F2F2"/>
            <w:vAlign w:val="center"/>
          </w:tcPr>
          <w:p w:rsidR="005321DA" w:rsidRPr="006A318B" w:rsidRDefault="005321DA" w:rsidP="001C20BC">
            <w:pPr>
              <w:jc w:val="center"/>
              <w:rPr>
                <w:color w:val="000000"/>
                <w:sz w:val="28"/>
                <w:szCs w:val="28"/>
              </w:rPr>
            </w:pPr>
            <w:r w:rsidRPr="006A318B">
              <w:rPr>
                <w:color w:val="000000"/>
                <w:sz w:val="28"/>
                <w:szCs w:val="28"/>
              </w:rPr>
              <w:t xml:space="preserve">№ </w:t>
            </w:r>
            <w:r w:rsidRPr="006A318B">
              <w:rPr>
                <w:color w:val="000000"/>
                <w:sz w:val="28"/>
                <w:szCs w:val="28"/>
              </w:rPr>
              <w:br/>
            </w:r>
            <w:r w:rsidRPr="006A318B">
              <w:rPr>
                <w:color w:val="000000"/>
                <w:sz w:val="22"/>
                <w:szCs w:val="22"/>
              </w:rPr>
              <w:t>варианта</w:t>
            </w:r>
          </w:p>
        </w:tc>
        <w:tc>
          <w:tcPr>
            <w:tcW w:w="2409" w:type="dxa"/>
            <w:vMerge w:val="restart"/>
            <w:shd w:val="clear" w:color="auto" w:fill="F2F2F2"/>
            <w:vAlign w:val="center"/>
          </w:tcPr>
          <w:p w:rsidR="005321DA" w:rsidRPr="006A318B" w:rsidRDefault="005321DA" w:rsidP="001C20BC">
            <w:pPr>
              <w:jc w:val="center"/>
              <w:rPr>
                <w:color w:val="000000"/>
                <w:sz w:val="28"/>
                <w:szCs w:val="28"/>
              </w:rPr>
            </w:pPr>
            <w:r w:rsidRPr="006A318B">
              <w:rPr>
                <w:color w:val="000000"/>
                <w:sz w:val="28"/>
                <w:szCs w:val="28"/>
              </w:rPr>
              <w:t>Наименование</w:t>
            </w:r>
            <w:r w:rsidRPr="006A318B">
              <w:rPr>
                <w:color w:val="000000"/>
                <w:sz w:val="28"/>
                <w:szCs w:val="28"/>
              </w:rPr>
              <w:br/>
              <w:t xml:space="preserve"> предметной области</w:t>
            </w:r>
          </w:p>
        </w:tc>
        <w:tc>
          <w:tcPr>
            <w:tcW w:w="4111" w:type="dxa"/>
            <w:gridSpan w:val="2"/>
            <w:shd w:val="clear" w:color="auto" w:fill="F2F2F2"/>
            <w:vAlign w:val="center"/>
          </w:tcPr>
          <w:p w:rsidR="005321DA" w:rsidRPr="006A318B" w:rsidRDefault="005321DA" w:rsidP="001C20BC">
            <w:pPr>
              <w:jc w:val="center"/>
              <w:rPr>
                <w:color w:val="000000"/>
                <w:sz w:val="28"/>
                <w:szCs w:val="28"/>
              </w:rPr>
            </w:pPr>
            <w:r w:rsidRPr="006A318B">
              <w:rPr>
                <w:color w:val="000000"/>
                <w:sz w:val="28"/>
                <w:szCs w:val="28"/>
              </w:rPr>
              <w:t>Подсистема справочников</w:t>
            </w:r>
          </w:p>
        </w:tc>
        <w:tc>
          <w:tcPr>
            <w:tcW w:w="3970" w:type="dxa"/>
            <w:gridSpan w:val="2"/>
            <w:shd w:val="clear" w:color="auto" w:fill="F2F2F2"/>
            <w:vAlign w:val="center"/>
          </w:tcPr>
          <w:p w:rsidR="005321DA" w:rsidRPr="006A318B" w:rsidRDefault="005321DA" w:rsidP="001C20BC">
            <w:pPr>
              <w:jc w:val="center"/>
              <w:rPr>
                <w:color w:val="000000"/>
                <w:sz w:val="28"/>
                <w:szCs w:val="28"/>
              </w:rPr>
            </w:pPr>
            <w:r w:rsidRPr="006A318B">
              <w:rPr>
                <w:color w:val="000000"/>
                <w:sz w:val="28"/>
                <w:szCs w:val="28"/>
              </w:rPr>
              <w:t>Подсистема документов</w:t>
            </w:r>
          </w:p>
        </w:tc>
        <w:tc>
          <w:tcPr>
            <w:tcW w:w="3827" w:type="dxa"/>
            <w:gridSpan w:val="2"/>
            <w:shd w:val="clear" w:color="auto" w:fill="F2F2F2"/>
            <w:vAlign w:val="center"/>
          </w:tcPr>
          <w:p w:rsidR="005321DA" w:rsidRPr="006A318B" w:rsidRDefault="005321DA" w:rsidP="001C20BC">
            <w:pPr>
              <w:jc w:val="center"/>
              <w:rPr>
                <w:color w:val="000000"/>
                <w:sz w:val="28"/>
                <w:szCs w:val="28"/>
              </w:rPr>
            </w:pPr>
            <w:r w:rsidRPr="006A318B">
              <w:rPr>
                <w:color w:val="000000"/>
                <w:sz w:val="28"/>
                <w:szCs w:val="28"/>
              </w:rPr>
              <w:t>Пользователи</w:t>
            </w:r>
          </w:p>
        </w:tc>
      </w:tr>
      <w:tr w:rsidR="005321DA" w:rsidRPr="00AA33D4" w:rsidTr="00AD479C">
        <w:trPr>
          <w:trHeight w:val="702"/>
          <w:tblHeader/>
        </w:trPr>
        <w:tc>
          <w:tcPr>
            <w:tcW w:w="1101" w:type="dxa"/>
            <w:vMerge/>
            <w:shd w:val="clear" w:color="auto" w:fill="F2F2F2"/>
            <w:vAlign w:val="center"/>
          </w:tcPr>
          <w:p w:rsidR="005321DA" w:rsidRPr="006A318B" w:rsidRDefault="005321DA" w:rsidP="001C20BC">
            <w:pPr>
              <w:jc w:val="center"/>
              <w:rPr>
                <w:color w:val="000000"/>
                <w:sz w:val="28"/>
                <w:szCs w:val="28"/>
              </w:rPr>
            </w:pPr>
          </w:p>
        </w:tc>
        <w:tc>
          <w:tcPr>
            <w:tcW w:w="2409" w:type="dxa"/>
            <w:vMerge/>
            <w:shd w:val="clear" w:color="auto" w:fill="F2F2F2"/>
            <w:vAlign w:val="center"/>
          </w:tcPr>
          <w:p w:rsidR="005321DA" w:rsidRPr="006A318B" w:rsidRDefault="005321DA" w:rsidP="001C20BC">
            <w:pPr>
              <w:jc w:val="center"/>
              <w:rPr>
                <w:color w:val="000000"/>
                <w:sz w:val="28"/>
                <w:szCs w:val="28"/>
              </w:rPr>
            </w:pPr>
          </w:p>
        </w:tc>
        <w:tc>
          <w:tcPr>
            <w:tcW w:w="2127"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Наименование подсистем</w:t>
            </w:r>
          </w:p>
        </w:tc>
        <w:tc>
          <w:tcPr>
            <w:tcW w:w="1984"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 xml:space="preserve">Наименование </w:t>
            </w:r>
            <w:r w:rsidRPr="006A318B">
              <w:rPr>
                <w:color w:val="000000"/>
                <w:sz w:val="28"/>
                <w:szCs w:val="28"/>
              </w:rPr>
              <w:br/>
              <w:t>справочников</w:t>
            </w:r>
          </w:p>
        </w:tc>
        <w:tc>
          <w:tcPr>
            <w:tcW w:w="1985"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Наименование подсистем</w:t>
            </w:r>
          </w:p>
        </w:tc>
        <w:tc>
          <w:tcPr>
            <w:tcW w:w="1985"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 xml:space="preserve">Наименование </w:t>
            </w:r>
            <w:r w:rsidRPr="006A318B">
              <w:rPr>
                <w:color w:val="000000"/>
                <w:sz w:val="28"/>
                <w:szCs w:val="28"/>
              </w:rPr>
              <w:br/>
              <w:t>документов</w:t>
            </w:r>
          </w:p>
        </w:tc>
        <w:tc>
          <w:tcPr>
            <w:tcW w:w="1842"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Доступные</w:t>
            </w:r>
            <w:r w:rsidRPr="006A318B">
              <w:rPr>
                <w:color w:val="000000"/>
                <w:sz w:val="28"/>
                <w:szCs w:val="28"/>
              </w:rPr>
              <w:br/>
              <w:t xml:space="preserve"> роли</w:t>
            </w:r>
          </w:p>
        </w:tc>
        <w:tc>
          <w:tcPr>
            <w:tcW w:w="1985" w:type="dxa"/>
            <w:shd w:val="clear" w:color="auto" w:fill="EAF1DD"/>
            <w:vAlign w:val="center"/>
          </w:tcPr>
          <w:p w:rsidR="005321DA" w:rsidRPr="006A318B" w:rsidRDefault="005321DA" w:rsidP="001C20BC">
            <w:pPr>
              <w:jc w:val="center"/>
              <w:rPr>
                <w:color w:val="000000"/>
                <w:sz w:val="28"/>
                <w:szCs w:val="28"/>
              </w:rPr>
            </w:pPr>
            <w:r w:rsidRPr="006A318B">
              <w:rPr>
                <w:color w:val="000000"/>
                <w:sz w:val="28"/>
                <w:szCs w:val="28"/>
              </w:rPr>
              <w:t>Наименование пользователя</w:t>
            </w:r>
          </w:p>
        </w:tc>
      </w:tr>
      <w:tr w:rsidR="005321DA" w:rsidRPr="00AA33D4" w:rsidTr="00AD479C">
        <w:trPr>
          <w:trHeight w:val="480"/>
        </w:trPr>
        <w:tc>
          <w:tcPr>
            <w:tcW w:w="1101" w:type="dxa"/>
            <w:vMerge w:val="restart"/>
            <w:vAlign w:val="center"/>
          </w:tcPr>
          <w:p w:rsidR="005321DA" w:rsidRPr="006A318B" w:rsidRDefault="005321DA" w:rsidP="001C20BC">
            <w:pPr>
              <w:jc w:val="center"/>
              <w:rPr>
                <w:color w:val="000000"/>
              </w:rPr>
            </w:pPr>
            <w:r w:rsidRPr="006A318B">
              <w:rPr>
                <w:color w:val="000000"/>
              </w:rPr>
              <w:t>1</w:t>
            </w:r>
          </w:p>
        </w:tc>
        <w:tc>
          <w:tcPr>
            <w:tcW w:w="2409" w:type="dxa"/>
            <w:vMerge w:val="restart"/>
            <w:vAlign w:val="center"/>
          </w:tcPr>
          <w:p w:rsidR="005321DA" w:rsidRPr="006A318B" w:rsidRDefault="005321DA" w:rsidP="001C20BC">
            <w:pPr>
              <w:rPr>
                <w:color w:val="000000"/>
              </w:rPr>
            </w:pPr>
            <w:r w:rsidRPr="006A318B">
              <w:rPr>
                <w:color w:val="000000"/>
              </w:rPr>
              <w:t>Управление прайс-листами</w:t>
            </w:r>
          </w:p>
        </w:tc>
        <w:tc>
          <w:tcPr>
            <w:tcW w:w="2127" w:type="dxa"/>
            <w:vMerge w:val="restart"/>
            <w:vAlign w:val="center"/>
          </w:tcPr>
          <w:p w:rsidR="005321DA" w:rsidRPr="006A318B" w:rsidRDefault="005321DA" w:rsidP="001C20BC">
            <w:pPr>
              <w:jc w:val="center"/>
              <w:rPr>
                <w:color w:val="000000"/>
              </w:rPr>
            </w:pPr>
            <w:r w:rsidRPr="006A318B">
              <w:rPr>
                <w:color w:val="000000"/>
              </w:rPr>
              <w:t>Товары,</w:t>
            </w:r>
          </w:p>
          <w:p w:rsidR="005321DA" w:rsidRPr="006A318B" w:rsidRDefault="005321DA" w:rsidP="001C20BC">
            <w:pPr>
              <w:jc w:val="center"/>
              <w:rPr>
                <w:color w:val="000000"/>
              </w:rPr>
            </w:pPr>
            <w:r w:rsidRPr="006A318B">
              <w:rPr>
                <w:color w:val="000000"/>
              </w:rPr>
              <w:t>Ценообразование</w:t>
            </w:r>
          </w:p>
        </w:tc>
        <w:tc>
          <w:tcPr>
            <w:tcW w:w="1984" w:type="dxa"/>
            <w:vMerge w:val="restart"/>
            <w:vAlign w:val="center"/>
          </w:tcPr>
          <w:p w:rsidR="005321DA" w:rsidRPr="006A318B" w:rsidRDefault="005321DA" w:rsidP="001C20BC">
            <w:pPr>
              <w:rPr>
                <w:color w:val="000000"/>
              </w:rPr>
            </w:pPr>
            <w:r w:rsidRPr="006A318B">
              <w:rPr>
                <w:color w:val="000000"/>
              </w:rPr>
              <w:t>Товары</w:t>
            </w:r>
          </w:p>
          <w:p w:rsidR="005321DA" w:rsidRPr="006A318B" w:rsidRDefault="005321DA" w:rsidP="001C20BC">
            <w:pPr>
              <w:rPr>
                <w:color w:val="000000"/>
              </w:rPr>
            </w:pPr>
            <w:r w:rsidRPr="006A318B">
              <w:rPr>
                <w:color w:val="000000"/>
              </w:rPr>
              <w:t>Типы цен</w:t>
            </w:r>
          </w:p>
          <w:p w:rsidR="005321DA" w:rsidRPr="006A318B" w:rsidRDefault="005321DA" w:rsidP="001C20BC">
            <w:pPr>
              <w:rPr>
                <w:color w:val="000000"/>
              </w:rPr>
            </w:pPr>
            <w:r w:rsidRPr="006A318B">
              <w:rPr>
                <w:color w:val="000000"/>
              </w:rPr>
              <w:t>Поставщики</w:t>
            </w:r>
          </w:p>
        </w:tc>
        <w:tc>
          <w:tcPr>
            <w:tcW w:w="1985" w:type="dxa"/>
            <w:vMerge w:val="restart"/>
            <w:vAlign w:val="center"/>
          </w:tcPr>
          <w:p w:rsidR="005321DA" w:rsidRPr="006A318B" w:rsidRDefault="005321DA" w:rsidP="001C20BC">
            <w:pPr>
              <w:jc w:val="center"/>
              <w:rPr>
                <w:color w:val="000000"/>
              </w:rPr>
            </w:pPr>
            <w:r w:rsidRPr="006A318B">
              <w:rPr>
                <w:color w:val="000000"/>
              </w:rPr>
              <w:t>Ценовая</w:t>
            </w:r>
            <w:r w:rsidRPr="006A318B">
              <w:rPr>
                <w:color w:val="000000"/>
              </w:rPr>
              <w:br/>
              <w:t xml:space="preserve"> политика</w:t>
            </w:r>
          </w:p>
        </w:tc>
        <w:tc>
          <w:tcPr>
            <w:tcW w:w="1985" w:type="dxa"/>
            <w:vMerge w:val="restart"/>
            <w:vAlign w:val="center"/>
          </w:tcPr>
          <w:p w:rsidR="005321DA" w:rsidRPr="006A318B" w:rsidRDefault="005321DA" w:rsidP="001C20BC">
            <w:pPr>
              <w:rPr>
                <w:color w:val="000000"/>
              </w:rPr>
            </w:pPr>
            <w:r w:rsidRPr="006A318B">
              <w:rPr>
                <w:color w:val="000000"/>
              </w:rPr>
              <w:t>Установка цен</w:t>
            </w:r>
          </w:p>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345"/>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jc w:val="cente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Менеджер по закупкам</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15"/>
        </w:trPr>
        <w:tc>
          <w:tcPr>
            <w:tcW w:w="1101" w:type="dxa"/>
            <w:vMerge w:val="restart"/>
            <w:vAlign w:val="center"/>
          </w:tcPr>
          <w:p w:rsidR="005321DA" w:rsidRPr="006A318B" w:rsidRDefault="005321DA" w:rsidP="001C20BC">
            <w:pPr>
              <w:jc w:val="center"/>
              <w:rPr>
                <w:color w:val="000000"/>
              </w:rPr>
            </w:pPr>
            <w:r w:rsidRPr="006A318B">
              <w:rPr>
                <w:color w:val="000000"/>
              </w:rPr>
              <w:t>2</w:t>
            </w:r>
          </w:p>
        </w:tc>
        <w:tc>
          <w:tcPr>
            <w:tcW w:w="2409" w:type="dxa"/>
            <w:vMerge w:val="restart"/>
            <w:vAlign w:val="center"/>
          </w:tcPr>
          <w:p w:rsidR="005321DA" w:rsidRPr="006A318B" w:rsidRDefault="005321DA" w:rsidP="001C20BC">
            <w:pPr>
              <w:rPr>
                <w:color w:val="000000"/>
              </w:rPr>
            </w:pPr>
            <w:r w:rsidRPr="006A318B">
              <w:rPr>
                <w:color w:val="000000"/>
              </w:rPr>
              <w:t>Взаиморасчеты</w:t>
            </w:r>
          </w:p>
        </w:tc>
        <w:tc>
          <w:tcPr>
            <w:tcW w:w="2127" w:type="dxa"/>
            <w:vMerge w:val="restart"/>
            <w:vAlign w:val="center"/>
          </w:tcPr>
          <w:p w:rsidR="005321DA" w:rsidRPr="006A318B" w:rsidRDefault="005321DA" w:rsidP="001C20BC">
            <w:pPr>
              <w:jc w:val="center"/>
              <w:rPr>
                <w:color w:val="000000"/>
              </w:rPr>
            </w:pPr>
            <w:r w:rsidRPr="006A318B">
              <w:rPr>
                <w:color w:val="000000"/>
              </w:rPr>
              <w:t>Номенклатура и контрагенты</w:t>
            </w:r>
          </w:p>
        </w:tc>
        <w:tc>
          <w:tcPr>
            <w:tcW w:w="1984" w:type="dxa"/>
            <w:vMerge w:val="restart"/>
            <w:vAlign w:val="center"/>
          </w:tcPr>
          <w:p w:rsidR="005321DA" w:rsidRPr="006A318B" w:rsidRDefault="005321DA" w:rsidP="001C20BC">
            <w:pPr>
              <w:rPr>
                <w:color w:val="000000"/>
              </w:rPr>
            </w:pPr>
            <w:r w:rsidRPr="006A318B">
              <w:rPr>
                <w:color w:val="000000"/>
              </w:rPr>
              <w:t>Клиенты</w:t>
            </w:r>
          </w:p>
          <w:p w:rsidR="005321DA" w:rsidRPr="006A318B" w:rsidRDefault="005321DA" w:rsidP="001C20BC">
            <w:pPr>
              <w:rPr>
                <w:color w:val="000000"/>
              </w:rPr>
            </w:pPr>
            <w:r w:rsidRPr="006A318B">
              <w:rPr>
                <w:color w:val="000000"/>
              </w:rPr>
              <w:t>Услуги</w:t>
            </w:r>
          </w:p>
        </w:tc>
        <w:tc>
          <w:tcPr>
            <w:tcW w:w="1985" w:type="dxa"/>
            <w:vMerge w:val="restart"/>
            <w:vAlign w:val="center"/>
          </w:tcPr>
          <w:p w:rsidR="005321DA" w:rsidRPr="006A318B" w:rsidRDefault="005321DA" w:rsidP="001C20BC">
            <w:pPr>
              <w:jc w:val="center"/>
              <w:rPr>
                <w:color w:val="000000"/>
              </w:rPr>
            </w:pPr>
            <w:r w:rsidRPr="006A318B">
              <w:rPr>
                <w:color w:val="000000"/>
              </w:rPr>
              <w:t>Покупки</w:t>
            </w:r>
            <w:r w:rsidRPr="006A318B">
              <w:rPr>
                <w:color w:val="000000"/>
              </w:rPr>
              <w:br/>
              <w:t xml:space="preserve"> и продажи</w:t>
            </w:r>
          </w:p>
        </w:tc>
        <w:tc>
          <w:tcPr>
            <w:tcW w:w="1985" w:type="dxa"/>
            <w:vMerge w:val="restart"/>
            <w:vAlign w:val="center"/>
          </w:tcPr>
          <w:p w:rsidR="005321DA" w:rsidRPr="006A318B" w:rsidRDefault="005321DA" w:rsidP="001C20BC">
            <w:pPr>
              <w:rPr>
                <w:color w:val="000000"/>
              </w:rPr>
            </w:pPr>
            <w:r w:rsidRPr="006A318B">
              <w:rPr>
                <w:color w:val="000000"/>
              </w:rPr>
              <w:t>Договор</w:t>
            </w:r>
          </w:p>
          <w:p w:rsidR="005321DA" w:rsidRPr="006A318B" w:rsidRDefault="005321DA" w:rsidP="001C20BC">
            <w:pPr>
              <w:rPr>
                <w:color w:val="000000"/>
              </w:rPr>
            </w:pPr>
            <w:r w:rsidRPr="006A318B">
              <w:rPr>
                <w:color w:val="000000"/>
              </w:rPr>
              <w:t>Оказание услуг</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24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shd w:val="clear" w:color="auto" w:fill="auto"/>
            <w:vAlign w:val="center"/>
          </w:tcPr>
          <w:p w:rsidR="005321DA" w:rsidRPr="006A318B" w:rsidRDefault="005321DA" w:rsidP="001C20BC">
            <w:pPr>
              <w:jc w:val="center"/>
              <w:rPr>
                <w:color w:val="000000"/>
              </w:rPr>
            </w:pPr>
            <w:r w:rsidRPr="006A318B">
              <w:rPr>
                <w:color w:val="000000"/>
              </w:rPr>
              <w:t xml:space="preserve">Менеджер </w:t>
            </w:r>
            <w:r w:rsidRPr="006A318B">
              <w:rPr>
                <w:color w:val="000000"/>
              </w:rPr>
              <w:br/>
              <w:t>торгового направления</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00"/>
        </w:trPr>
        <w:tc>
          <w:tcPr>
            <w:tcW w:w="1101" w:type="dxa"/>
            <w:vMerge w:val="restart"/>
            <w:vAlign w:val="center"/>
          </w:tcPr>
          <w:p w:rsidR="005321DA" w:rsidRPr="006A318B" w:rsidRDefault="005321DA" w:rsidP="001C20BC">
            <w:pPr>
              <w:jc w:val="center"/>
              <w:rPr>
                <w:color w:val="000000"/>
              </w:rPr>
            </w:pPr>
            <w:r w:rsidRPr="006A318B">
              <w:rPr>
                <w:color w:val="000000"/>
              </w:rPr>
              <w:t>3</w:t>
            </w:r>
          </w:p>
        </w:tc>
        <w:tc>
          <w:tcPr>
            <w:tcW w:w="2409" w:type="dxa"/>
            <w:vMerge w:val="restart"/>
            <w:vAlign w:val="center"/>
          </w:tcPr>
          <w:p w:rsidR="005321DA" w:rsidRPr="006A318B" w:rsidRDefault="005321DA" w:rsidP="001C20BC">
            <w:pPr>
              <w:rPr>
                <w:color w:val="000000"/>
              </w:rPr>
            </w:pPr>
            <w:r w:rsidRPr="006A318B">
              <w:rPr>
                <w:color w:val="000000"/>
              </w:rPr>
              <w:t>Товарооборот</w:t>
            </w:r>
          </w:p>
        </w:tc>
        <w:tc>
          <w:tcPr>
            <w:tcW w:w="2127" w:type="dxa"/>
            <w:vMerge w:val="restart"/>
            <w:vAlign w:val="center"/>
          </w:tcPr>
          <w:p w:rsidR="005321DA" w:rsidRPr="006A318B" w:rsidRDefault="005321DA" w:rsidP="001C20BC">
            <w:pPr>
              <w:jc w:val="center"/>
              <w:rPr>
                <w:color w:val="000000"/>
              </w:rPr>
            </w:pPr>
            <w:r w:rsidRPr="006A318B">
              <w:rPr>
                <w:color w:val="000000"/>
              </w:rPr>
              <w:t>Номенклатура</w:t>
            </w:r>
          </w:p>
        </w:tc>
        <w:tc>
          <w:tcPr>
            <w:tcW w:w="1984" w:type="dxa"/>
            <w:vMerge w:val="restart"/>
            <w:vAlign w:val="center"/>
          </w:tcPr>
          <w:p w:rsidR="005321DA" w:rsidRPr="006A318B" w:rsidRDefault="005321DA" w:rsidP="001C20BC">
            <w:pPr>
              <w:rPr>
                <w:color w:val="000000"/>
              </w:rPr>
            </w:pPr>
            <w:r w:rsidRPr="006A318B">
              <w:rPr>
                <w:color w:val="000000"/>
              </w:rPr>
              <w:t>Товары</w:t>
            </w:r>
          </w:p>
          <w:p w:rsidR="005321DA" w:rsidRPr="006A318B" w:rsidRDefault="005321DA" w:rsidP="001C20BC">
            <w:pPr>
              <w:rPr>
                <w:color w:val="000000"/>
              </w:rPr>
            </w:pPr>
            <w:r w:rsidRPr="006A318B">
              <w:rPr>
                <w:color w:val="000000"/>
              </w:rPr>
              <w:t>Характеристики</w:t>
            </w:r>
          </w:p>
        </w:tc>
        <w:tc>
          <w:tcPr>
            <w:tcW w:w="1985" w:type="dxa"/>
            <w:vMerge w:val="restart"/>
            <w:vAlign w:val="center"/>
          </w:tcPr>
          <w:p w:rsidR="005321DA" w:rsidRPr="006A318B" w:rsidRDefault="005321DA" w:rsidP="001C20BC">
            <w:pPr>
              <w:jc w:val="center"/>
              <w:rPr>
                <w:color w:val="000000"/>
              </w:rPr>
            </w:pPr>
            <w:r w:rsidRPr="006A318B">
              <w:rPr>
                <w:color w:val="000000"/>
              </w:rPr>
              <w:t>Продажи</w:t>
            </w:r>
          </w:p>
        </w:tc>
        <w:tc>
          <w:tcPr>
            <w:tcW w:w="1985" w:type="dxa"/>
            <w:vMerge w:val="restart"/>
            <w:vAlign w:val="center"/>
          </w:tcPr>
          <w:p w:rsidR="005321DA" w:rsidRPr="006A318B" w:rsidRDefault="005321DA" w:rsidP="001C20BC">
            <w:pPr>
              <w:rPr>
                <w:color w:val="000000"/>
              </w:rPr>
            </w:pPr>
            <w:r w:rsidRPr="006A318B">
              <w:rPr>
                <w:color w:val="000000"/>
              </w:rPr>
              <w:t>Реализация</w:t>
            </w:r>
            <w:r w:rsidRPr="006A318B">
              <w:rPr>
                <w:color w:val="000000"/>
              </w:rPr>
              <w:br/>
              <w:t xml:space="preserve"> товаров</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693"/>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Менеджер по продажам</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450"/>
        </w:trPr>
        <w:tc>
          <w:tcPr>
            <w:tcW w:w="1101" w:type="dxa"/>
            <w:vMerge w:val="restart"/>
            <w:vAlign w:val="center"/>
          </w:tcPr>
          <w:p w:rsidR="005321DA" w:rsidRPr="006A318B" w:rsidRDefault="005321DA" w:rsidP="001C20BC">
            <w:pPr>
              <w:jc w:val="center"/>
              <w:rPr>
                <w:color w:val="000000"/>
              </w:rPr>
            </w:pPr>
            <w:r w:rsidRPr="006A318B">
              <w:rPr>
                <w:color w:val="000000"/>
              </w:rPr>
              <w:t>4</w:t>
            </w:r>
          </w:p>
        </w:tc>
        <w:tc>
          <w:tcPr>
            <w:tcW w:w="2409" w:type="dxa"/>
            <w:vMerge w:val="restart"/>
            <w:vAlign w:val="center"/>
          </w:tcPr>
          <w:p w:rsidR="005321DA" w:rsidRPr="006A318B" w:rsidRDefault="005321DA" w:rsidP="001C20BC">
            <w:pPr>
              <w:rPr>
                <w:color w:val="000000"/>
              </w:rPr>
            </w:pPr>
            <w:r w:rsidRPr="006A318B">
              <w:rPr>
                <w:color w:val="000000"/>
              </w:rPr>
              <w:t>Управление</w:t>
            </w:r>
            <w:r w:rsidRPr="006A318B">
              <w:rPr>
                <w:color w:val="000000"/>
              </w:rPr>
              <w:br/>
              <w:t xml:space="preserve"> проектами</w:t>
            </w:r>
          </w:p>
        </w:tc>
        <w:tc>
          <w:tcPr>
            <w:tcW w:w="2127" w:type="dxa"/>
            <w:vMerge w:val="restart"/>
            <w:vAlign w:val="center"/>
          </w:tcPr>
          <w:p w:rsidR="005321DA" w:rsidRPr="006A318B" w:rsidRDefault="005321DA" w:rsidP="001C20BC">
            <w:pPr>
              <w:jc w:val="center"/>
              <w:rPr>
                <w:color w:val="000000"/>
              </w:rPr>
            </w:pPr>
            <w:r w:rsidRPr="006A318B">
              <w:rPr>
                <w:color w:val="000000"/>
              </w:rPr>
              <w:t>Проекты, Ресурсы</w:t>
            </w:r>
          </w:p>
        </w:tc>
        <w:tc>
          <w:tcPr>
            <w:tcW w:w="1984" w:type="dxa"/>
            <w:vMerge w:val="restart"/>
            <w:vAlign w:val="center"/>
          </w:tcPr>
          <w:p w:rsidR="005321DA" w:rsidRPr="006A318B" w:rsidRDefault="005321DA" w:rsidP="001C20BC">
            <w:pPr>
              <w:rPr>
                <w:color w:val="000000"/>
              </w:rPr>
            </w:pPr>
            <w:r w:rsidRPr="006A318B">
              <w:rPr>
                <w:color w:val="000000"/>
              </w:rPr>
              <w:t xml:space="preserve">Проекты </w:t>
            </w:r>
          </w:p>
          <w:p w:rsidR="005321DA" w:rsidRPr="006A318B" w:rsidRDefault="005321DA" w:rsidP="001C20BC">
            <w:pPr>
              <w:rPr>
                <w:color w:val="000000"/>
              </w:rPr>
            </w:pPr>
            <w:r w:rsidRPr="006A318B">
              <w:rPr>
                <w:color w:val="000000"/>
              </w:rPr>
              <w:t>Этапы</w:t>
            </w:r>
          </w:p>
          <w:p w:rsidR="005321DA" w:rsidRPr="006A318B" w:rsidRDefault="005321DA" w:rsidP="001C20BC">
            <w:pPr>
              <w:rPr>
                <w:color w:val="000000"/>
              </w:rPr>
            </w:pPr>
            <w:r w:rsidRPr="006A318B">
              <w:rPr>
                <w:color w:val="000000"/>
              </w:rPr>
              <w:t>Сотрудники</w:t>
            </w:r>
          </w:p>
        </w:tc>
        <w:tc>
          <w:tcPr>
            <w:tcW w:w="1985" w:type="dxa"/>
            <w:vMerge w:val="restart"/>
            <w:vAlign w:val="center"/>
          </w:tcPr>
          <w:p w:rsidR="005321DA" w:rsidRPr="006A318B" w:rsidRDefault="005321DA" w:rsidP="001C20BC">
            <w:pPr>
              <w:jc w:val="center"/>
              <w:rPr>
                <w:color w:val="000000"/>
              </w:rPr>
            </w:pPr>
            <w:r w:rsidRPr="006A318B">
              <w:rPr>
                <w:color w:val="000000"/>
              </w:rPr>
              <w:t>Учет рабочего времени</w:t>
            </w:r>
          </w:p>
        </w:tc>
        <w:tc>
          <w:tcPr>
            <w:tcW w:w="1985" w:type="dxa"/>
            <w:vMerge w:val="restart"/>
            <w:vAlign w:val="center"/>
          </w:tcPr>
          <w:p w:rsidR="005321DA" w:rsidRPr="006A318B" w:rsidRDefault="005321DA" w:rsidP="001C20BC">
            <w:pPr>
              <w:rPr>
                <w:color w:val="000000"/>
              </w:rPr>
            </w:pPr>
            <w:r w:rsidRPr="006A318B">
              <w:rPr>
                <w:color w:val="000000"/>
              </w:rPr>
              <w:t>Отчет о работе</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36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Руководитель подразделения</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45"/>
        </w:trPr>
        <w:tc>
          <w:tcPr>
            <w:tcW w:w="1101" w:type="dxa"/>
            <w:vMerge w:val="restart"/>
            <w:vAlign w:val="center"/>
          </w:tcPr>
          <w:p w:rsidR="005321DA" w:rsidRPr="006A318B" w:rsidRDefault="005321DA" w:rsidP="001C20BC">
            <w:pPr>
              <w:jc w:val="center"/>
              <w:rPr>
                <w:color w:val="000000"/>
              </w:rPr>
            </w:pPr>
            <w:r w:rsidRPr="006A318B">
              <w:rPr>
                <w:color w:val="000000"/>
              </w:rPr>
              <w:t>5</w:t>
            </w:r>
          </w:p>
        </w:tc>
        <w:tc>
          <w:tcPr>
            <w:tcW w:w="2409" w:type="dxa"/>
            <w:vMerge w:val="restart"/>
            <w:vAlign w:val="center"/>
          </w:tcPr>
          <w:p w:rsidR="005321DA" w:rsidRPr="006A318B" w:rsidRDefault="005321DA" w:rsidP="001C20BC">
            <w:pPr>
              <w:rPr>
                <w:color w:val="000000"/>
              </w:rPr>
            </w:pPr>
            <w:r w:rsidRPr="006A318B">
              <w:rPr>
                <w:color w:val="000000"/>
              </w:rPr>
              <w:t>Управление персоналом</w:t>
            </w:r>
          </w:p>
        </w:tc>
        <w:tc>
          <w:tcPr>
            <w:tcW w:w="2127" w:type="dxa"/>
            <w:vMerge w:val="restart"/>
            <w:vAlign w:val="center"/>
          </w:tcPr>
          <w:p w:rsidR="005321DA" w:rsidRPr="006A318B" w:rsidRDefault="005321DA" w:rsidP="001C20BC">
            <w:pPr>
              <w:jc w:val="center"/>
              <w:rPr>
                <w:color w:val="000000"/>
              </w:rPr>
            </w:pPr>
            <w:r w:rsidRPr="006A318B">
              <w:rPr>
                <w:color w:val="000000"/>
              </w:rPr>
              <w:t xml:space="preserve">Структура </w:t>
            </w:r>
            <w:r w:rsidRPr="006A318B">
              <w:rPr>
                <w:color w:val="000000"/>
              </w:rPr>
              <w:br/>
              <w:t>предприятия,</w:t>
            </w:r>
          </w:p>
          <w:p w:rsidR="005321DA" w:rsidRPr="006A318B" w:rsidRDefault="005321DA" w:rsidP="001C20BC">
            <w:pPr>
              <w:jc w:val="center"/>
              <w:rPr>
                <w:color w:val="000000"/>
              </w:rPr>
            </w:pPr>
            <w:r w:rsidRPr="006A318B">
              <w:rPr>
                <w:color w:val="000000"/>
              </w:rPr>
              <w:t>Кадры</w:t>
            </w:r>
          </w:p>
        </w:tc>
        <w:tc>
          <w:tcPr>
            <w:tcW w:w="1984" w:type="dxa"/>
            <w:vMerge w:val="restart"/>
            <w:vAlign w:val="center"/>
          </w:tcPr>
          <w:p w:rsidR="005321DA" w:rsidRPr="006A318B" w:rsidRDefault="005321DA" w:rsidP="001C20BC">
            <w:pPr>
              <w:rPr>
                <w:color w:val="000000"/>
              </w:rPr>
            </w:pPr>
            <w:r w:rsidRPr="006A318B">
              <w:rPr>
                <w:color w:val="000000"/>
              </w:rPr>
              <w:t xml:space="preserve">Организации </w:t>
            </w:r>
          </w:p>
          <w:p w:rsidR="005321DA" w:rsidRPr="006A318B" w:rsidRDefault="005321DA" w:rsidP="001C20BC">
            <w:pPr>
              <w:rPr>
                <w:color w:val="000000"/>
              </w:rPr>
            </w:pPr>
            <w:r w:rsidRPr="006A318B">
              <w:rPr>
                <w:color w:val="000000"/>
              </w:rPr>
              <w:t xml:space="preserve">Подразделения </w:t>
            </w:r>
          </w:p>
          <w:p w:rsidR="005321DA" w:rsidRPr="006A318B" w:rsidRDefault="005321DA" w:rsidP="001C20BC">
            <w:pPr>
              <w:rPr>
                <w:color w:val="000000"/>
              </w:rPr>
            </w:pPr>
            <w:r w:rsidRPr="006A318B">
              <w:rPr>
                <w:color w:val="000000"/>
              </w:rPr>
              <w:t>Сотрудники</w:t>
            </w:r>
          </w:p>
        </w:tc>
        <w:tc>
          <w:tcPr>
            <w:tcW w:w="1985" w:type="dxa"/>
            <w:vMerge w:val="restart"/>
            <w:vAlign w:val="center"/>
          </w:tcPr>
          <w:p w:rsidR="005321DA" w:rsidRPr="006A318B" w:rsidRDefault="005321DA" w:rsidP="001C20BC">
            <w:pPr>
              <w:jc w:val="center"/>
              <w:rPr>
                <w:color w:val="000000"/>
              </w:rPr>
            </w:pPr>
            <w:r w:rsidRPr="006A318B">
              <w:rPr>
                <w:color w:val="000000"/>
              </w:rPr>
              <w:t>Учет кадровой информации</w:t>
            </w:r>
          </w:p>
        </w:tc>
        <w:tc>
          <w:tcPr>
            <w:tcW w:w="1985" w:type="dxa"/>
            <w:vMerge w:val="restart"/>
            <w:vAlign w:val="center"/>
          </w:tcPr>
          <w:p w:rsidR="005321DA" w:rsidRPr="006A318B" w:rsidRDefault="005321DA" w:rsidP="001C20BC">
            <w:pPr>
              <w:rPr>
                <w:color w:val="000000"/>
              </w:rPr>
            </w:pPr>
            <w:r w:rsidRPr="006A318B">
              <w:rPr>
                <w:color w:val="000000"/>
              </w:rPr>
              <w:t>Прием на работу</w:t>
            </w:r>
          </w:p>
          <w:p w:rsidR="005321DA" w:rsidRPr="006A318B" w:rsidRDefault="005321DA" w:rsidP="001C20BC">
            <w:pPr>
              <w:rPr>
                <w:color w:val="000000"/>
              </w:rPr>
            </w:pPr>
            <w:r w:rsidRPr="006A318B">
              <w:rPr>
                <w:color w:val="000000"/>
              </w:rPr>
              <w:t>Штатное расписание</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48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Инспектор по кадрам</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480"/>
        </w:trPr>
        <w:tc>
          <w:tcPr>
            <w:tcW w:w="1101" w:type="dxa"/>
            <w:vMerge w:val="restart"/>
            <w:vAlign w:val="center"/>
          </w:tcPr>
          <w:p w:rsidR="005321DA" w:rsidRPr="006A318B" w:rsidRDefault="005321DA" w:rsidP="001C20BC">
            <w:pPr>
              <w:jc w:val="center"/>
              <w:rPr>
                <w:color w:val="000000"/>
              </w:rPr>
            </w:pPr>
            <w:r w:rsidRPr="006A318B">
              <w:rPr>
                <w:color w:val="000000"/>
              </w:rPr>
              <w:t>6</w:t>
            </w:r>
          </w:p>
        </w:tc>
        <w:tc>
          <w:tcPr>
            <w:tcW w:w="2409" w:type="dxa"/>
            <w:vMerge w:val="restart"/>
            <w:vAlign w:val="center"/>
          </w:tcPr>
          <w:p w:rsidR="005321DA" w:rsidRPr="006A318B" w:rsidRDefault="005321DA" w:rsidP="001C20BC">
            <w:pPr>
              <w:rPr>
                <w:color w:val="000000"/>
              </w:rPr>
            </w:pPr>
            <w:r w:rsidRPr="006A318B">
              <w:rPr>
                <w:color w:val="000000"/>
              </w:rPr>
              <w:t>Транспортные</w:t>
            </w:r>
            <w:r w:rsidRPr="006A318B">
              <w:rPr>
                <w:color w:val="000000"/>
              </w:rPr>
              <w:br/>
              <w:t xml:space="preserve"> услуги </w:t>
            </w:r>
          </w:p>
        </w:tc>
        <w:tc>
          <w:tcPr>
            <w:tcW w:w="2127" w:type="dxa"/>
            <w:vMerge w:val="restart"/>
            <w:vAlign w:val="center"/>
          </w:tcPr>
          <w:p w:rsidR="005321DA" w:rsidRPr="006A318B" w:rsidRDefault="005321DA" w:rsidP="001C20BC">
            <w:pPr>
              <w:jc w:val="center"/>
              <w:rPr>
                <w:color w:val="000000"/>
              </w:rPr>
            </w:pPr>
            <w:r w:rsidRPr="006A318B">
              <w:rPr>
                <w:color w:val="000000"/>
              </w:rPr>
              <w:t>Ресурсы</w:t>
            </w:r>
            <w:r w:rsidRPr="006A318B">
              <w:rPr>
                <w:color w:val="000000"/>
              </w:rPr>
              <w:br/>
              <w:t xml:space="preserve"> предприятия</w:t>
            </w:r>
          </w:p>
        </w:tc>
        <w:tc>
          <w:tcPr>
            <w:tcW w:w="1984" w:type="dxa"/>
            <w:vMerge w:val="restart"/>
            <w:vAlign w:val="center"/>
          </w:tcPr>
          <w:p w:rsidR="005321DA" w:rsidRPr="006A318B" w:rsidRDefault="005321DA" w:rsidP="001C20BC">
            <w:pPr>
              <w:rPr>
                <w:color w:val="000000"/>
              </w:rPr>
            </w:pPr>
            <w:r w:rsidRPr="006A318B">
              <w:rPr>
                <w:color w:val="000000"/>
              </w:rPr>
              <w:t xml:space="preserve">Водители </w:t>
            </w:r>
          </w:p>
          <w:p w:rsidR="005321DA" w:rsidRPr="006A318B" w:rsidRDefault="005321DA" w:rsidP="001C20BC">
            <w:pPr>
              <w:rPr>
                <w:color w:val="000000"/>
              </w:rPr>
            </w:pPr>
            <w:r w:rsidRPr="006A318B">
              <w:rPr>
                <w:color w:val="000000"/>
              </w:rPr>
              <w:t>Грузчики</w:t>
            </w:r>
          </w:p>
          <w:p w:rsidR="005321DA" w:rsidRPr="006A318B" w:rsidRDefault="005321DA" w:rsidP="001C20BC">
            <w:pPr>
              <w:rPr>
                <w:color w:val="000000"/>
              </w:rPr>
            </w:pPr>
            <w:r w:rsidRPr="006A318B">
              <w:rPr>
                <w:color w:val="000000"/>
              </w:rPr>
              <w:t>Транспорт</w:t>
            </w:r>
          </w:p>
        </w:tc>
        <w:tc>
          <w:tcPr>
            <w:tcW w:w="1985" w:type="dxa"/>
            <w:vMerge w:val="restart"/>
            <w:vAlign w:val="center"/>
          </w:tcPr>
          <w:p w:rsidR="005321DA" w:rsidRPr="006A318B" w:rsidRDefault="005321DA" w:rsidP="001C20BC">
            <w:pPr>
              <w:jc w:val="center"/>
              <w:rPr>
                <w:color w:val="000000"/>
              </w:rPr>
            </w:pPr>
            <w:r w:rsidRPr="006A318B">
              <w:rPr>
                <w:color w:val="000000"/>
              </w:rPr>
              <w:t>Доставка</w:t>
            </w:r>
            <w:r w:rsidRPr="006A318B">
              <w:rPr>
                <w:color w:val="000000"/>
              </w:rPr>
              <w:br/>
              <w:t xml:space="preserve"> товаров</w:t>
            </w:r>
          </w:p>
        </w:tc>
        <w:tc>
          <w:tcPr>
            <w:tcW w:w="1985" w:type="dxa"/>
            <w:vMerge w:val="restart"/>
            <w:vAlign w:val="center"/>
          </w:tcPr>
          <w:p w:rsidR="005321DA" w:rsidRPr="006A318B" w:rsidRDefault="005321DA" w:rsidP="001C20BC">
            <w:pPr>
              <w:rPr>
                <w:color w:val="000000"/>
              </w:rPr>
            </w:pPr>
            <w:r w:rsidRPr="006A318B">
              <w:rPr>
                <w:color w:val="000000"/>
              </w:rPr>
              <w:t>Заказ клиента</w:t>
            </w:r>
          </w:p>
          <w:p w:rsidR="005321DA" w:rsidRPr="006A318B" w:rsidRDefault="005321DA" w:rsidP="001C20BC">
            <w:pPr>
              <w:rPr>
                <w:color w:val="000000"/>
              </w:rPr>
            </w:pPr>
            <w:r w:rsidRPr="006A318B">
              <w:rPr>
                <w:color w:val="000000"/>
              </w:rPr>
              <w:t>Наряд</w:t>
            </w:r>
            <w:r w:rsidRPr="006A318B">
              <w:rPr>
                <w:color w:val="000000"/>
              </w:rPr>
              <w:br/>
              <w:t xml:space="preserve"> на доставку</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33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Диспетчер службы доставки</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285"/>
        </w:trPr>
        <w:tc>
          <w:tcPr>
            <w:tcW w:w="1101" w:type="dxa"/>
            <w:vMerge w:val="restart"/>
            <w:vAlign w:val="center"/>
          </w:tcPr>
          <w:p w:rsidR="005321DA" w:rsidRPr="006A318B" w:rsidRDefault="005321DA" w:rsidP="001C20BC">
            <w:pPr>
              <w:jc w:val="center"/>
              <w:rPr>
                <w:color w:val="000000"/>
              </w:rPr>
            </w:pPr>
            <w:r w:rsidRPr="006A318B">
              <w:rPr>
                <w:color w:val="000000"/>
              </w:rPr>
              <w:t>7</w:t>
            </w:r>
          </w:p>
        </w:tc>
        <w:tc>
          <w:tcPr>
            <w:tcW w:w="2409" w:type="dxa"/>
            <w:vMerge w:val="restart"/>
            <w:vAlign w:val="center"/>
          </w:tcPr>
          <w:p w:rsidR="005321DA" w:rsidRPr="006A318B" w:rsidRDefault="005321DA" w:rsidP="001C20BC">
            <w:pPr>
              <w:rPr>
                <w:color w:val="000000"/>
              </w:rPr>
            </w:pPr>
            <w:r w:rsidRPr="006A318B">
              <w:rPr>
                <w:color w:val="000000"/>
              </w:rPr>
              <w:t>Активы предприятия</w:t>
            </w:r>
          </w:p>
        </w:tc>
        <w:tc>
          <w:tcPr>
            <w:tcW w:w="2127" w:type="dxa"/>
            <w:vMerge w:val="restart"/>
            <w:vAlign w:val="center"/>
          </w:tcPr>
          <w:p w:rsidR="005321DA" w:rsidRPr="006A318B" w:rsidRDefault="005321DA" w:rsidP="001C20BC">
            <w:pPr>
              <w:jc w:val="center"/>
              <w:rPr>
                <w:color w:val="000000"/>
              </w:rPr>
            </w:pPr>
            <w:r w:rsidRPr="006A318B">
              <w:rPr>
                <w:color w:val="000000"/>
              </w:rPr>
              <w:t>Внеоборотные активы</w:t>
            </w:r>
          </w:p>
        </w:tc>
        <w:tc>
          <w:tcPr>
            <w:tcW w:w="1984" w:type="dxa"/>
            <w:vMerge w:val="restart"/>
            <w:vAlign w:val="center"/>
          </w:tcPr>
          <w:p w:rsidR="005321DA" w:rsidRPr="006A318B" w:rsidRDefault="005321DA" w:rsidP="001C20BC">
            <w:pPr>
              <w:rPr>
                <w:color w:val="000000"/>
              </w:rPr>
            </w:pPr>
            <w:r w:rsidRPr="006A318B">
              <w:rPr>
                <w:color w:val="000000"/>
              </w:rPr>
              <w:t>Виды оборудования</w:t>
            </w:r>
          </w:p>
          <w:p w:rsidR="005321DA" w:rsidRPr="006A318B" w:rsidRDefault="005321DA" w:rsidP="001C20BC">
            <w:pPr>
              <w:rPr>
                <w:color w:val="000000"/>
              </w:rPr>
            </w:pPr>
            <w:r w:rsidRPr="006A318B">
              <w:rPr>
                <w:color w:val="000000"/>
              </w:rPr>
              <w:t>Цеха</w:t>
            </w:r>
          </w:p>
        </w:tc>
        <w:tc>
          <w:tcPr>
            <w:tcW w:w="1985" w:type="dxa"/>
            <w:vMerge w:val="restart"/>
            <w:vAlign w:val="center"/>
          </w:tcPr>
          <w:p w:rsidR="005321DA" w:rsidRPr="006A318B" w:rsidRDefault="005321DA" w:rsidP="001C20BC">
            <w:pPr>
              <w:jc w:val="center"/>
              <w:rPr>
                <w:color w:val="000000"/>
              </w:rPr>
            </w:pPr>
            <w:r w:rsidRPr="006A318B">
              <w:rPr>
                <w:color w:val="000000"/>
              </w:rPr>
              <w:t>Учет</w:t>
            </w:r>
            <w:r w:rsidRPr="006A318B">
              <w:rPr>
                <w:color w:val="000000"/>
              </w:rPr>
              <w:br/>
              <w:t xml:space="preserve"> оборудования</w:t>
            </w:r>
          </w:p>
        </w:tc>
        <w:tc>
          <w:tcPr>
            <w:tcW w:w="1985" w:type="dxa"/>
            <w:vMerge w:val="restart"/>
            <w:vAlign w:val="center"/>
          </w:tcPr>
          <w:p w:rsidR="005321DA" w:rsidRPr="006A318B" w:rsidRDefault="005321DA" w:rsidP="001C20BC">
            <w:pPr>
              <w:rPr>
                <w:color w:val="000000"/>
              </w:rPr>
            </w:pPr>
            <w:r w:rsidRPr="006A318B">
              <w:rPr>
                <w:color w:val="000000"/>
              </w:rPr>
              <w:t>Ввод</w:t>
            </w:r>
            <w:r w:rsidRPr="006A318B">
              <w:rPr>
                <w:color w:val="000000"/>
              </w:rPr>
              <w:br/>
              <w:t xml:space="preserve"> в эксплуатацию</w:t>
            </w:r>
          </w:p>
          <w:p w:rsidR="005321DA" w:rsidRPr="006A318B" w:rsidRDefault="005321DA" w:rsidP="001C20BC">
            <w:pPr>
              <w:rPr>
                <w:color w:val="000000"/>
              </w:rPr>
            </w:pPr>
            <w:r w:rsidRPr="006A318B">
              <w:rPr>
                <w:color w:val="000000"/>
              </w:rPr>
              <w:t>Перемещение оборудования</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255"/>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tcPr>
          <w:p w:rsidR="005321DA" w:rsidRPr="006A318B" w:rsidRDefault="005321DA" w:rsidP="001C20BC">
            <w:pP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Бухгалтер</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435"/>
        </w:trPr>
        <w:tc>
          <w:tcPr>
            <w:tcW w:w="1101" w:type="dxa"/>
            <w:vMerge w:val="restart"/>
            <w:vAlign w:val="center"/>
          </w:tcPr>
          <w:p w:rsidR="005321DA" w:rsidRPr="006A318B" w:rsidRDefault="005321DA" w:rsidP="001C20BC">
            <w:pPr>
              <w:jc w:val="center"/>
              <w:rPr>
                <w:color w:val="000000"/>
              </w:rPr>
            </w:pPr>
            <w:r w:rsidRPr="006A318B">
              <w:rPr>
                <w:color w:val="000000"/>
              </w:rPr>
              <w:lastRenderedPageBreak/>
              <w:t>8</w:t>
            </w:r>
          </w:p>
        </w:tc>
        <w:tc>
          <w:tcPr>
            <w:tcW w:w="2409" w:type="dxa"/>
            <w:vMerge w:val="restart"/>
            <w:vAlign w:val="center"/>
          </w:tcPr>
          <w:p w:rsidR="005321DA" w:rsidRPr="006A318B" w:rsidRDefault="005321DA" w:rsidP="001C20BC">
            <w:pPr>
              <w:rPr>
                <w:color w:val="000000"/>
              </w:rPr>
            </w:pPr>
            <w:r w:rsidRPr="006A318B">
              <w:rPr>
                <w:color w:val="000000"/>
              </w:rPr>
              <w:t>Управление производством</w:t>
            </w:r>
          </w:p>
        </w:tc>
        <w:tc>
          <w:tcPr>
            <w:tcW w:w="2127" w:type="dxa"/>
            <w:vMerge w:val="restart"/>
            <w:vAlign w:val="center"/>
          </w:tcPr>
          <w:p w:rsidR="005321DA" w:rsidRPr="006A318B" w:rsidRDefault="005321DA" w:rsidP="001C20BC">
            <w:pPr>
              <w:jc w:val="center"/>
              <w:rPr>
                <w:color w:val="000000"/>
              </w:rPr>
            </w:pPr>
            <w:r w:rsidRPr="006A318B">
              <w:rPr>
                <w:color w:val="000000"/>
              </w:rPr>
              <w:t>Номенклатура</w:t>
            </w:r>
          </w:p>
        </w:tc>
        <w:tc>
          <w:tcPr>
            <w:tcW w:w="1984" w:type="dxa"/>
            <w:vMerge w:val="restart"/>
            <w:vAlign w:val="center"/>
          </w:tcPr>
          <w:p w:rsidR="005321DA" w:rsidRPr="006A318B" w:rsidRDefault="005321DA" w:rsidP="001C20BC">
            <w:pPr>
              <w:rPr>
                <w:color w:val="000000"/>
              </w:rPr>
            </w:pPr>
            <w:r w:rsidRPr="006A318B">
              <w:rPr>
                <w:color w:val="000000"/>
              </w:rPr>
              <w:t>Продукция</w:t>
            </w:r>
          </w:p>
          <w:p w:rsidR="005321DA" w:rsidRPr="006A318B" w:rsidRDefault="005321DA" w:rsidP="001C20BC">
            <w:pPr>
              <w:rPr>
                <w:color w:val="000000"/>
              </w:rPr>
            </w:pPr>
            <w:r w:rsidRPr="006A318B">
              <w:rPr>
                <w:color w:val="000000"/>
              </w:rPr>
              <w:t>Материалы</w:t>
            </w:r>
          </w:p>
          <w:p w:rsidR="005321DA" w:rsidRPr="006A318B" w:rsidRDefault="005321DA" w:rsidP="001C20BC">
            <w:pPr>
              <w:rPr>
                <w:color w:val="000000"/>
              </w:rPr>
            </w:pPr>
            <w:r w:rsidRPr="006A318B">
              <w:rPr>
                <w:color w:val="000000"/>
              </w:rPr>
              <w:t>Спецификации</w:t>
            </w:r>
          </w:p>
        </w:tc>
        <w:tc>
          <w:tcPr>
            <w:tcW w:w="1985" w:type="dxa"/>
            <w:vMerge w:val="restart"/>
            <w:vAlign w:val="center"/>
          </w:tcPr>
          <w:p w:rsidR="005321DA" w:rsidRPr="006A318B" w:rsidRDefault="005321DA" w:rsidP="001C20BC">
            <w:pPr>
              <w:jc w:val="center"/>
              <w:rPr>
                <w:color w:val="000000"/>
              </w:rPr>
            </w:pPr>
            <w:r w:rsidRPr="006A318B">
              <w:rPr>
                <w:color w:val="000000"/>
              </w:rPr>
              <w:t xml:space="preserve">Производство </w:t>
            </w:r>
          </w:p>
        </w:tc>
        <w:tc>
          <w:tcPr>
            <w:tcW w:w="1985" w:type="dxa"/>
            <w:vMerge w:val="restart"/>
            <w:vAlign w:val="center"/>
          </w:tcPr>
          <w:p w:rsidR="005321DA" w:rsidRPr="006A318B" w:rsidRDefault="005321DA" w:rsidP="001C20BC">
            <w:pPr>
              <w:rPr>
                <w:color w:val="000000"/>
              </w:rPr>
            </w:pPr>
            <w:r w:rsidRPr="006A318B">
              <w:rPr>
                <w:color w:val="000000"/>
              </w:rPr>
              <w:t>Требование-накладная</w:t>
            </w:r>
          </w:p>
          <w:p w:rsidR="005321DA" w:rsidRPr="006A318B" w:rsidRDefault="005321DA" w:rsidP="001C20BC">
            <w:pPr>
              <w:rPr>
                <w:color w:val="000000"/>
              </w:rPr>
            </w:pPr>
            <w:r w:rsidRPr="006A318B">
              <w:rPr>
                <w:color w:val="000000"/>
              </w:rPr>
              <w:t>Отчет за смену</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39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Контроллер ОТК</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45"/>
        </w:trPr>
        <w:tc>
          <w:tcPr>
            <w:tcW w:w="1101" w:type="dxa"/>
            <w:vMerge w:val="restart"/>
            <w:vAlign w:val="center"/>
          </w:tcPr>
          <w:p w:rsidR="005321DA" w:rsidRPr="006A318B" w:rsidRDefault="005321DA" w:rsidP="001C20BC">
            <w:pPr>
              <w:jc w:val="center"/>
              <w:rPr>
                <w:color w:val="000000"/>
              </w:rPr>
            </w:pPr>
            <w:r w:rsidRPr="006A318B">
              <w:rPr>
                <w:color w:val="000000"/>
              </w:rPr>
              <w:t>9</w:t>
            </w:r>
          </w:p>
        </w:tc>
        <w:tc>
          <w:tcPr>
            <w:tcW w:w="2409" w:type="dxa"/>
            <w:vMerge w:val="restart"/>
            <w:vAlign w:val="center"/>
          </w:tcPr>
          <w:p w:rsidR="005321DA" w:rsidRPr="006A318B" w:rsidRDefault="005321DA" w:rsidP="001C20BC">
            <w:pPr>
              <w:rPr>
                <w:color w:val="000000"/>
              </w:rPr>
            </w:pPr>
            <w:r w:rsidRPr="006A318B">
              <w:rPr>
                <w:color w:val="000000"/>
              </w:rPr>
              <w:t>Управление</w:t>
            </w:r>
            <w:r w:rsidRPr="006A318B">
              <w:rPr>
                <w:color w:val="000000"/>
              </w:rPr>
              <w:br/>
              <w:t xml:space="preserve"> торговлей</w:t>
            </w:r>
          </w:p>
        </w:tc>
        <w:tc>
          <w:tcPr>
            <w:tcW w:w="2127" w:type="dxa"/>
            <w:vMerge w:val="restart"/>
            <w:vAlign w:val="center"/>
          </w:tcPr>
          <w:p w:rsidR="005321DA" w:rsidRPr="006A318B" w:rsidRDefault="005321DA" w:rsidP="001C20BC">
            <w:pPr>
              <w:jc w:val="center"/>
              <w:rPr>
                <w:color w:val="000000"/>
              </w:rPr>
            </w:pPr>
            <w:r w:rsidRPr="006A318B">
              <w:rPr>
                <w:color w:val="000000"/>
              </w:rPr>
              <w:t>Номенклатура и склад</w:t>
            </w:r>
          </w:p>
        </w:tc>
        <w:tc>
          <w:tcPr>
            <w:tcW w:w="1984" w:type="dxa"/>
            <w:vMerge w:val="restart"/>
            <w:vAlign w:val="center"/>
          </w:tcPr>
          <w:p w:rsidR="005321DA" w:rsidRPr="006A318B" w:rsidRDefault="005321DA" w:rsidP="001C20BC">
            <w:pPr>
              <w:rPr>
                <w:color w:val="000000"/>
              </w:rPr>
            </w:pPr>
            <w:r w:rsidRPr="006A318B">
              <w:rPr>
                <w:color w:val="000000"/>
              </w:rPr>
              <w:t>Товары на складе</w:t>
            </w:r>
          </w:p>
          <w:p w:rsidR="005321DA" w:rsidRPr="006A318B" w:rsidRDefault="005321DA" w:rsidP="001C20BC">
            <w:pPr>
              <w:rPr>
                <w:color w:val="000000"/>
              </w:rPr>
            </w:pPr>
            <w:r w:rsidRPr="006A318B">
              <w:rPr>
                <w:color w:val="000000"/>
              </w:rPr>
              <w:t>Единицы измерения</w:t>
            </w:r>
          </w:p>
        </w:tc>
        <w:tc>
          <w:tcPr>
            <w:tcW w:w="1985" w:type="dxa"/>
            <w:vMerge w:val="restart"/>
            <w:vAlign w:val="center"/>
          </w:tcPr>
          <w:p w:rsidR="005321DA" w:rsidRPr="006A318B" w:rsidRDefault="005321DA" w:rsidP="001C20BC">
            <w:pPr>
              <w:jc w:val="center"/>
              <w:rPr>
                <w:color w:val="000000"/>
              </w:rPr>
            </w:pPr>
            <w:r w:rsidRPr="006A318B">
              <w:rPr>
                <w:color w:val="000000"/>
              </w:rPr>
              <w:t>Покупки</w:t>
            </w:r>
            <w:r w:rsidRPr="006A318B">
              <w:rPr>
                <w:color w:val="000000"/>
              </w:rPr>
              <w:br/>
              <w:t xml:space="preserve"> и продажи</w:t>
            </w:r>
          </w:p>
        </w:tc>
        <w:tc>
          <w:tcPr>
            <w:tcW w:w="1985" w:type="dxa"/>
            <w:vMerge w:val="restart"/>
            <w:vAlign w:val="center"/>
          </w:tcPr>
          <w:p w:rsidR="005321DA" w:rsidRPr="006A318B" w:rsidRDefault="005321DA" w:rsidP="001C20BC">
            <w:pPr>
              <w:rPr>
                <w:color w:val="000000"/>
              </w:rPr>
            </w:pPr>
            <w:r w:rsidRPr="006A318B">
              <w:rPr>
                <w:color w:val="000000"/>
              </w:rPr>
              <w:t>Поступление товаров</w:t>
            </w:r>
          </w:p>
          <w:p w:rsidR="005321DA" w:rsidRPr="006A318B" w:rsidRDefault="005321DA" w:rsidP="001C20BC">
            <w:pPr>
              <w:rPr>
                <w:color w:val="000000"/>
              </w:rPr>
            </w:pPr>
            <w:r w:rsidRPr="006A318B">
              <w:rPr>
                <w:color w:val="000000"/>
              </w:rPr>
              <w:t>Реализация товаров</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48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Заведующий складом</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15"/>
        </w:trPr>
        <w:tc>
          <w:tcPr>
            <w:tcW w:w="1101" w:type="dxa"/>
            <w:vMerge w:val="restart"/>
            <w:vAlign w:val="center"/>
          </w:tcPr>
          <w:p w:rsidR="005321DA" w:rsidRPr="006A318B" w:rsidRDefault="005321DA" w:rsidP="001C20BC">
            <w:pPr>
              <w:jc w:val="center"/>
              <w:rPr>
                <w:color w:val="000000"/>
              </w:rPr>
            </w:pPr>
            <w:r w:rsidRPr="006A318B">
              <w:rPr>
                <w:color w:val="000000"/>
              </w:rPr>
              <w:t>10</w:t>
            </w:r>
          </w:p>
        </w:tc>
        <w:tc>
          <w:tcPr>
            <w:tcW w:w="2409" w:type="dxa"/>
            <w:vMerge w:val="restart"/>
            <w:vAlign w:val="center"/>
          </w:tcPr>
          <w:p w:rsidR="005321DA" w:rsidRPr="006A318B" w:rsidRDefault="005321DA" w:rsidP="001C20BC">
            <w:pPr>
              <w:rPr>
                <w:color w:val="000000"/>
              </w:rPr>
            </w:pPr>
            <w:r w:rsidRPr="006A318B">
              <w:rPr>
                <w:color w:val="000000"/>
              </w:rPr>
              <w:t>Корпоративная мобильная связь</w:t>
            </w:r>
          </w:p>
        </w:tc>
        <w:tc>
          <w:tcPr>
            <w:tcW w:w="2127" w:type="dxa"/>
            <w:vMerge w:val="restart"/>
            <w:vAlign w:val="center"/>
          </w:tcPr>
          <w:p w:rsidR="005321DA" w:rsidRPr="006A318B" w:rsidRDefault="005321DA" w:rsidP="001C20BC">
            <w:pPr>
              <w:jc w:val="center"/>
              <w:rPr>
                <w:color w:val="000000"/>
              </w:rPr>
            </w:pPr>
            <w:r w:rsidRPr="006A318B">
              <w:rPr>
                <w:color w:val="000000"/>
              </w:rPr>
              <w:t xml:space="preserve">Контактная информация </w:t>
            </w:r>
          </w:p>
        </w:tc>
        <w:tc>
          <w:tcPr>
            <w:tcW w:w="1984" w:type="dxa"/>
            <w:vMerge w:val="restart"/>
            <w:vAlign w:val="center"/>
          </w:tcPr>
          <w:p w:rsidR="005321DA" w:rsidRPr="006A318B" w:rsidRDefault="005321DA" w:rsidP="001C20BC">
            <w:pPr>
              <w:rPr>
                <w:color w:val="000000"/>
              </w:rPr>
            </w:pPr>
            <w:r w:rsidRPr="006A318B">
              <w:rPr>
                <w:color w:val="000000"/>
              </w:rPr>
              <w:t>Телефоны</w:t>
            </w:r>
          </w:p>
          <w:p w:rsidR="005321DA" w:rsidRPr="006A318B" w:rsidRDefault="005321DA" w:rsidP="001C20BC">
            <w:pPr>
              <w:rPr>
                <w:color w:val="000000"/>
              </w:rPr>
            </w:pPr>
            <w:r w:rsidRPr="006A318B">
              <w:rPr>
                <w:color w:val="000000"/>
              </w:rPr>
              <w:t>Сотрудники</w:t>
            </w:r>
          </w:p>
        </w:tc>
        <w:tc>
          <w:tcPr>
            <w:tcW w:w="1985" w:type="dxa"/>
            <w:vMerge w:val="restart"/>
            <w:vAlign w:val="center"/>
          </w:tcPr>
          <w:p w:rsidR="005321DA" w:rsidRPr="006A318B" w:rsidRDefault="005321DA" w:rsidP="001C20BC">
            <w:pPr>
              <w:jc w:val="center"/>
              <w:rPr>
                <w:color w:val="000000"/>
              </w:rPr>
            </w:pPr>
            <w:r w:rsidRPr="006A318B">
              <w:rPr>
                <w:color w:val="000000"/>
              </w:rPr>
              <w:t>Учет мобильной связи</w:t>
            </w:r>
          </w:p>
        </w:tc>
        <w:tc>
          <w:tcPr>
            <w:tcW w:w="1985" w:type="dxa"/>
            <w:vMerge w:val="restart"/>
            <w:vAlign w:val="center"/>
          </w:tcPr>
          <w:p w:rsidR="005321DA" w:rsidRPr="006A318B" w:rsidRDefault="005321DA" w:rsidP="001C20BC">
            <w:pPr>
              <w:rPr>
                <w:color w:val="000000"/>
              </w:rPr>
            </w:pPr>
            <w:r w:rsidRPr="006A318B">
              <w:rPr>
                <w:color w:val="000000"/>
              </w:rPr>
              <w:t>Отчет о мобильной связи</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51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shd w:val="clear" w:color="auto" w:fill="auto"/>
            <w:vAlign w:val="center"/>
          </w:tcPr>
          <w:p w:rsidR="005321DA" w:rsidRPr="006A318B" w:rsidRDefault="005321DA" w:rsidP="001C20BC">
            <w:pPr>
              <w:jc w:val="center"/>
              <w:rPr>
                <w:color w:val="000000"/>
              </w:rPr>
            </w:pPr>
            <w:r w:rsidRPr="006A318B">
              <w:rPr>
                <w:color w:val="000000"/>
              </w:rPr>
              <w:t>Главный бухгалтер</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255"/>
        </w:trPr>
        <w:tc>
          <w:tcPr>
            <w:tcW w:w="1101" w:type="dxa"/>
            <w:vMerge w:val="restart"/>
            <w:vAlign w:val="center"/>
          </w:tcPr>
          <w:p w:rsidR="005321DA" w:rsidRPr="006A318B" w:rsidRDefault="005321DA" w:rsidP="001C20BC">
            <w:pPr>
              <w:jc w:val="center"/>
              <w:rPr>
                <w:color w:val="000000"/>
              </w:rPr>
            </w:pPr>
            <w:r w:rsidRPr="006A318B">
              <w:rPr>
                <w:color w:val="000000"/>
              </w:rPr>
              <w:t>11</w:t>
            </w:r>
          </w:p>
        </w:tc>
        <w:tc>
          <w:tcPr>
            <w:tcW w:w="2409" w:type="dxa"/>
            <w:vMerge w:val="restart"/>
            <w:vAlign w:val="center"/>
          </w:tcPr>
          <w:p w:rsidR="005321DA" w:rsidRPr="006A318B" w:rsidRDefault="005321DA" w:rsidP="001C20BC">
            <w:pPr>
              <w:rPr>
                <w:color w:val="000000"/>
              </w:rPr>
            </w:pPr>
            <w:r w:rsidRPr="006A318B">
              <w:rPr>
                <w:color w:val="000000"/>
              </w:rPr>
              <w:t>Интернет услуги</w:t>
            </w:r>
          </w:p>
        </w:tc>
        <w:tc>
          <w:tcPr>
            <w:tcW w:w="2127" w:type="dxa"/>
            <w:vMerge w:val="restart"/>
            <w:vAlign w:val="center"/>
          </w:tcPr>
          <w:p w:rsidR="005321DA" w:rsidRPr="006A318B" w:rsidRDefault="005321DA" w:rsidP="001C20BC">
            <w:pPr>
              <w:jc w:val="center"/>
              <w:rPr>
                <w:color w:val="000000"/>
              </w:rPr>
            </w:pPr>
            <w:r w:rsidRPr="006A318B">
              <w:rPr>
                <w:color w:val="000000"/>
              </w:rPr>
              <w:t>Нормативно-справочная информация</w:t>
            </w:r>
          </w:p>
        </w:tc>
        <w:tc>
          <w:tcPr>
            <w:tcW w:w="1984" w:type="dxa"/>
            <w:vMerge w:val="restart"/>
            <w:vAlign w:val="center"/>
          </w:tcPr>
          <w:p w:rsidR="005321DA" w:rsidRPr="006A318B" w:rsidRDefault="005321DA" w:rsidP="001C20BC">
            <w:pPr>
              <w:rPr>
                <w:color w:val="000000"/>
              </w:rPr>
            </w:pPr>
            <w:r w:rsidRPr="006A318B">
              <w:rPr>
                <w:color w:val="000000"/>
              </w:rPr>
              <w:t>Абоненты</w:t>
            </w:r>
          </w:p>
          <w:p w:rsidR="005321DA" w:rsidRPr="006A318B" w:rsidRDefault="005321DA" w:rsidP="001C20BC">
            <w:pPr>
              <w:rPr>
                <w:color w:val="000000"/>
              </w:rPr>
            </w:pPr>
            <w:r w:rsidRPr="006A318B">
              <w:rPr>
                <w:color w:val="000000"/>
              </w:rPr>
              <w:t>Сотрудники</w:t>
            </w:r>
          </w:p>
        </w:tc>
        <w:tc>
          <w:tcPr>
            <w:tcW w:w="1985" w:type="dxa"/>
            <w:vMerge w:val="restart"/>
            <w:vAlign w:val="center"/>
          </w:tcPr>
          <w:p w:rsidR="005321DA" w:rsidRPr="006A318B" w:rsidRDefault="005321DA" w:rsidP="001C20BC">
            <w:pPr>
              <w:jc w:val="center"/>
              <w:rPr>
                <w:color w:val="000000"/>
              </w:rPr>
            </w:pPr>
            <w:r w:rsidRPr="006A318B">
              <w:rPr>
                <w:color w:val="000000"/>
              </w:rPr>
              <w:t>Подключения</w:t>
            </w:r>
          </w:p>
        </w:tc>
        <w:tc>
          <w:tcPr>
            <w:tcW w:w="1985" w:type="dxa"/>
            <w:vMerge w:val="restart"/>
            <w:vAlign w:val="center"/>
          </w:tcPr>
          <w:p w:rsidR="005321DA" w:rsidRPr="006A318B" w:rsidRDefault="005321DA" w:rsidP="001C20BC">
            <w:pPr>
              <w:rPr>
                <w:color w:val="000000"/>
              </w:rPr>
            </w:pPr>
            <w:r w:rsidRPr="006A318B">
              <w:rPr>
                <w:color w:val="000000"/>
              </w:rPr>
              <w:t>Акт подключения услуг</w:t>
            </w:r>
          </w:p>
          <w:p w:rsidR="005321DA" w:rsidRPr="006A318B" w:rsidRDefault="005321DA" w:rsidP="001C20BC">
            <w:pPr>
              <w:rPr>
                <w:color w:val="000000"/>
              </w:rPr>
            </w:pPr>
            <w:r w:rsidRPr="006A318B">
              <w:rPr>
                <w:color w:val="000000"/>
              </w:rPr>
              <w:t>Отчет о предоставлении услуг</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285"/>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shd w:val="clear" w:color="auto" w:fill="auto"/>
            <w:vAlign w:val="center"/>
          </w:tcPr>
          <w:p w:rsidR="005321DA" w:rsidRPr="006A318B" w:rsidRDefault="005321DA" w:rsidP="001C20BC">
            <w:pPr>
              <w:jc w:val="center"/>
              <w:rPr>
                <w:color w:val="000000"/>
              </w:rPr>
            </w:pPr>
            <w:r w:rsidRPr="006A318B">
              <w:rPr>
                <w:color w:val="000000"/>
              </w:rPr>
              <w:t>Мастер технической поддержки и подключений</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300"/>
        </w:trPr>
        <w:tc>
          <w:tcPr>
            <w:tcW w:w="1101" w:type="dxa"/>
            <w:vMerge w:val="restart"/>
            <w:vAlign w:val="center"/>
          </w:tcPr>
          <w:p w:rsidR="005321DA" w:rsidRPr="006A318B" w:rsidRDefault="005321DA" w:rsidP="001C20BC">
            <w:pPr>
              <w:jc w:val="center"/>
              <w:rPr>
                <w:color w:val="000000"/>
              </w:rPr>
            </w:pPr>
            <w:r w:rsidRPr="006A318B">
              <w:rPr>
                <w:color w:val="000000"/>
              </w:rPr>
              <w:t>12</w:t>
            </w:r>
          </w:p>
        </w:tc>
        <w:tc>
          <w:tcPr>
            <w:tcW w:w="2409" w:type="dxa"/>
            <w:vMerge w:val="restart"/>
            <w:vAlign w:val="center"/>
          </w:tcPr>
          <w:p w:rsidR="005321DA" w:rsidRPr="006A318B" w:rsidRDefault="005321DA" w:rsidP="001C20BC">
            <w:pPr>
              <w:rPr>
                <w:color w:val="000000"/>
              </w:rPr>
            </w:pPr>
            <w:r w:rsidRPr="006A318B">
              <w:rPr>
                <w:color w:val="000000"/>
              </w:rPr>
              <w:t>Предоставление рекламных услуг</w:t>
            </w:r>
          </w:p>
        </w:tc>
        <w:tc>
          <w:tcPr>
            <w:tcW w:w="2127" w:type="dxa"/>
            <w:vMerge w:val="restart"/>
            <w:vAlign w:val="center"/>
          </w:tcPr>
          <w:p w:rsidR="005321DA" w:rsidRPr="006A318B" w:rsidRDefault="005321DA" w:rsidP="001C20BC">
            <w:pPr>
              <w:jc w:val="center"/>
              <w:rPr>
                <w:color w:val="000000"/>
              </w:rPr>
            </w:pPr>
            <w:r w:rsidRPr="006A318B">
              <w:rPr>
                <w:color w:val="000000"/>
              </w:rPr>
              <w:t>Номенклатура и контрагенты</w:t>
            </w:r>
          </w:p>
        </w:tc>
        <w:tc>
          <w:tcPr>
            <w:tcW w:w="1984" w:type="dxa"/>
            <w:vMerge w:val="restart"/>
            <w:vAlign w:val="center"/>
          </w:tcPr>
          <w:p w:rsidR="005321DA" w:rsidRPr="006A318B" w:rsidRDefault="005321DA" w:rsidP="001C20BC">
            <w:pPr>
              <w:rPr>
                <w:color w:val="000000"/>
              </w:rPr>
            </w:pPr>
            <w:r w:rsidRPr="006A318B">
              <w:rPr>
                <w:color w:val="000000"/>
              </w:rPr>
              <w:t>Рекламные агентства</w:t>
            </w:r>
          </w:p>
          <w:p w:rsidR="005321DA" w:rsidRPr="006A318B" w:rsidRDefault="005321DA" w:rsidP="001C20BC">
            <w:pPr>
              <w:rPr>
                <w:color w:val="000000"/>
              </w:rPr>
            </w:pPr>
            <w:r w:rsidRPr="006A318B">
              <w:rPr>
                <w:color w:val="000000"/>
              </w:rPr>
              <w:t>Продукты</w:t>
            </w:r>
          </w:p>
          <w:p w:rsidR="005321DA" w:rsidRPr="006A318B" w:rsidRDefault="005321DA" w:rsidP="001C20BC">
            <w:pPr>
              <w:rPr>
                <w:color w:val="000000"/>
              </w:rPr>
            </w:pPr>
            <w:r w:rsidRPr="006A318B">
              <w:rPr>
                <w:color w:val="000000"/>
              </w:rPr>
              <w:t>Клиенты</w:t>
            </w:r>
          </w:p>
        </w:tc>
        <w:tc>
          <w:tcPr>
            <w:tcW w:w="1985" w:type="dxa"/>
            <w:vMerge w:val="restart"/>
            <w:vAlign w:val="center"/>
          </w:tcPr>
          <w:p w:rsidR="005321DA" w:rsidRPr="006A318B" w:rsidRDefault="005321DA" w:rsidP="001C20BC">
            <w:pPr>
              <w:jc w:val="center"/>
              <w:rPr>
                <w:color w:val="000000"/>
              </w:rPr>
            </w:pPr>
            <w:r w:rsidRPr="006A318B">
              <w:rPr>
                <w:color w:val="000000"/>
              </w:rPr>
              <w:t>Отчеты</w:t>
            </w:r>
          </w:p>
        </w:tc>
        <w:tc>
          <w:tcPr>
            <w:tcW w:w="1985" w:type="dxa"/>
            <w:vMerge w:val="restart"/>
            <w:vAlign w:val="center"/>
          </w:tcPr>
          <w:p w:rsidR="005321DA" w:rsidRPr="006A318B" w:rsidRDefault="005321DA" w:rsidP="001C20BC">
            <w:pPr>
              <w:rPr>
                <w:color w:val="000000"/>
              </w:rPr>
            </w:pPr>
            <w:r w:rsidRPr="006A318B">
              <w:rPr>
                <w:color w:val="000000"/>
              </w:rPr>
              <w:t>Отчет о предоставлении услуг</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24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vAlign w:val="center"/>
          </w:tcPr>
          <w:p w:rsidR="005321DA" w:rsidRPr="006A318B" w:rsidRDefault="005321DA" w:rsidP="001C20BC">
            <w:pPr>
              <w:jc w:val="cente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shd w:val="clear" w:color="auto" w:fill="auto"/>
            <w:vAlign w:val="center"/>
          </w:tcPr>
          <w:p w:rsidR="005321DA" w:rsidRPr="006A318B" w:rsidRDefault="005321DA" w:rsidP="001C20BC">
            <w:pPr>
              <w:jc w:val="center"/>
              <w:rPr>
                <w:color w:val="000000"/>
              </w:rPr>
            </w:pPr>
            <w:r w:rsidRPr="006A318B">
              <w:rPr>
                <w:color w:val="000000"/>
              </w:rPr>
              <w:t>Менеджер по рекламе</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570"/>
        </w:trPr>
        <w:tc>
          <w:tcPr>
            <w:tcW w:w="1101" w:type="dxa"/>
            <w:vMerge w:val="restart"/>
            <w:vAlign w:val="center"/>
          </w:tcPr>
          <w:p w:rsidR="005321DA" w:rsidRPr="006A318B" w:rsidRDefault="005321DA" w:rsidP="001C20BC">
            <w:pPr>
              <w:jc w:val="center"/>
              <w:rPr>
                <w:color w:val="000000"/>
              </w:rPr>
            </w:pPr>
            <w:r w:rsidRPr="006A318B">
              <w:rPr>
                <w:color w:val="000000"/>
              </w:rPr>
              <w:t>13</w:t>
            </w:r>
          </w:p>
        </w:tc>
        <w:tc>
          <w:tcPr>
            <w:tcW w:w="2409" w:type="dxa"/>
            <w:vMerge w:val="restart"/>
            <w:vAlign w:val="center"/>
          </w:tcPr>
          <w:p w:rsidR="005321DA" w:rsidRPr="006A318B" w:rsidRDefault="005321DA" w:rsidP="001C20BC">
            <w:pPr>
              <w:rPr>
                <w:color w:val="000000"/>
              </w:rPr>
            </w:pPr>
            <w:r w:rsidRPr="006A318B">
              <w:rPr>
                <w:color w:val="000000"/>
              </w:rPr>
              <w:t xml:space="preserve">Оплата труда на предприятии </w:t>
            </w:r>
          </w:p>
        </w:tc>
        <w:tc>
          <w:tcPr>
            <w:tcW w:w="2127" w:type="dxa"/>
            <w:vMerge w:val="restart"/>
            <w:vAlign w:val="center"/>
          </w:tcPr>
          <w:p w:rsidR="005321DA" w:rsidRPr="006A318B" w:rsidRDefault="005321DA" w:rsidP="001C20BC">
            <w:pPr>
              <w:jc w:val="center"/>
              <w:rPr>
                <w:color w:val="000000"/>
              </w:rPr>
            </w:pPr>
            <w:r w:rsidRPr="006A318B">
              <w:rPr>
                <w:color w:val="000000"/>
              </w:rPr>
              <w:t>Зарплата и персонал</w:t>
            </w:r>
          </w:p>
        </w:tc>
        <w:tc>
          <w:tcPr>
            <w:tcW w:w="1984" w:type="dxa"/>
            <w:vMerge w:val="restart"/>
            <w:vAlign w:val="center"/>
          </w:tcPr>
          <w:p w:rsidR="005321DA" w:rsidRPr="006A318B" w:rsidRDefault="005321DA" w:rsidP="001C20BC">
            <w:pPr>
              <w:rPr>
                <w:color w:val="000000"/>
              </w:rPr>
            </w:pPr>
            <w:r w:rsidRPr="006A318B">
              <w:rPr>
                <w:color w:val="000000"/>
              </w:rPr>
              <w:t>Сотрудники</w:t>
            </w:r>
          </w:p>
          <w:p w:rsidR="005321DA" w:rsidRPr="006A318B" w:rsidRDefault="005321DA" w:rsidP="001C20BC">
            <w:pPr>
              <w:rPr>
                <w:color w:val="000000"/>
              </w:rPr>
            </w:pPr>
            <w:r w:rsidRPr="006A318B">
              <w:rPr>
                <w:color w:val="000000"/>
              </w:rPr>
              <w:t>Тарифные ставки</w:t>
            </w:r>
          </w:p>
        </w:tc>
        <w:tc>
          <w:tcPr>
            <w:tcW w:w="1985" w:type="dxa"/>
            <w:vMerge w:val="restart"/>
            <w:vAlign w:val="center"/>
          </w:tcPr>
          <w:p w:rsidR="005321DA" w:rsidRPr="006A318B" w:rsidRDefault="005321DA" w:rsidP="001C20BC">
            <w:pPr>
              <w:jc w:val="center"/>
              <w:rPr>
                <w:color w:val="000000"/>
              </w:rPr>
            </w:pPr>
            <w:r w:rsidRPr="006A318B">
              <w:rPr>
                <w:color w:val="000000"/>
              </w:rPr>
              <w:t>Расчет заработной платы</w:t>
            </w:r>
          </w:p>
        </w:tc>
        <w:tc>
          <w:tcPr>
            <w:tcW w:w="1985" w:type="dxa"/>
            <w:vMerge w:val="restart"/>
            <w:vAlign w:val="center"/>
          </w:tcPr>
          <w:p w:rsidR="005321DA" w:rsidRPr="006A318B" w:rsidRDefault="005321DA" w:rsidP="001C20BC">
            <w:pPr>
              <w:rPr>
                <w:color w:val="000000"/>
              </w:rPr>
            </w:pPr>
            <w:r w:rsidRPr="006A318B">
              <w:rPr>
                <w:color w:val="000000"/>
              </w:rPr>
              <w:t>Начисление заработной платы</w:t>
            </w:r>
          </w:p>
          <w:p w:rsidR="005321DA" w:rsidRPr="006A318B" w:rsidRDefault="005321DA" w:rsidP="001C20BC">
            <w:pPr>
              <w:rPr>
                <w:color w:val="000000"/>
              </w:rPr>
            </w:pPr>
            <w:r w:rsidRPr="006A318B">
              <w:rPr>
                <w:color w:val="000000"/>
              </w:rPr>
              <w:t>Выплата заработной платы</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54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vAlign w:val="center"/>
          </w:tcPr>
          <w:p w:rsidR="005321DA" w:rsidRPr="006A318B" w:rsidRDefault="005321DA" w:rsidP="001C20BC">
            <w:pPr>
              <w:jc w:val="center"/>
              <w:rPr>
                <w:color w:val="000000"/>
              </w:rPr>
            </w:pPr>
          </w:p>
        </w:tc>
        <w:tc>
          <w:tcPr>
            <w:tcW w:w="1984" w:type="dxa"/>
            <w:vMerge/>
            <w:vAlign w:val="center"/>
          </w:tcPr>
          <w:p w:rsidR="005321DA" w:rsidRPr="006A318B" w:rsidRDefault="005321DA" w:rsidP="001C20BC">
            <w:pPr>
              <w:rPr>
                <w:color w:val="000000"/>
              </w:rPr>
            </w:pPr>
          </w:p>
        </w:tc>
        <w:tc>
          <w:tcPr>
            <w:tcW w:w="1985" w:type="dxa"/>
            <w:vMerge/>
            <w:vAlign w:val="center"/>
          </w:tcPr>
          <w:p w:rsidR="005321DA" w:rsidRPr="006A318B" w:rsidRDefault="005321DA" w:rsidP="001C20BC">
            <w:pPr>
              <w:jc w:val="center"/>
              <w:rPr>
                <w:color w:val="000000"/>
              </w:rPr>
            </w:pPr>
          </w:p>
        </w:tc>
        <w:tc>
          <w:tcPr>
            <w:tcW w:w="1985" w:type="dxa"/>
            <w:vMerge/>
            <w:vAlign w:val="center"/>
          </w:tcPr>
          <w:p w:rsidR="005321DA" w:rsidRPr="006A318B" w:rsidRDefault="005321DA" w:rsidP="001C20BC">
            <w:pPr>
              <w:rPr>
                <w:color w:val="000000"/>
              </w:rPr>
            </w:pPr>
          </w:p>
        </w:tc>
        <w:tc>
          <w:tcPr>
            <w:tcW w:w="1842" w:type="dxa"/>
            <w:vAlign w:val="center"/>
          </w:tcPr>
          <w:p w:rsidR="005321DA" w:rsidRPr="006A318B" w:rsidRDefault="005321DA" w:rsidP="001C20BC">
            <w:pPr>
              <w:jc w:val="center"/>
              <w:rPr>
                <w:color w:val="000000"/>
              </w:rPr>
            </w:pPr>
            <w:r w:rsidRPr="006A318B">
              <w:rPr>
                <w:color w:val="000000"/>
              </w:rPr>
              <w:t>Бухгалтер расчетного отдела</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r w:rsidR="005321DA" w:rsidRPr="00AA33D4" w:rsidTr="00AD479C">
        <w:trPr>
          <w:trHeight w:val="495"/>
        </w:trPr>
        <w:tc>
          <w:tcPr>
            <w:tcW w:w="1101" w:type="dxa"/>
            <w:vMerge w:val="restart"/>
            <w:vAlign w:val="center"/>
          </w:tcPr>
          <w:p w:rsidR="005321DA" w:rsidRPr="006A318B" w:rsidRDefault="005321DA" w:rsidP="001C20BC">
            <w:pPr>
              <w:jc w:val="center"/>
              <w:rPr>
                <w:color w:val="000000"/>
              </w:rPr>
            </w:pPr>
            <w:r w:rsidRPr="006A318B">
              <w:rPr>
                <w:color w:val="000000"/>
              </w:rPr>
              <w:t>14</w:t>
            </w:r>
          </w:p>
        </w:tc>
        <w:tc>
          <w:tcPr>
            <w:tcW w:w="2409" w:type="dxa"/>
            <w:vMerge w:val="restart"/>
            <w:vAlign w:val="center"/>
          </w:tcPr>
          <w:p w:rsidR="005321DA" w:rsidRPr="006A318B" w:rsidRDefault="005321DA" w:rsidP="001C20BC">
            <w:pPr>
              <w:rPr>
                <w:color w:val="000000"/>
              </w:rPr>
            </w:pPr>
            <w:r w:rsidRPr="006A318B">
              <w:rPr>
                <w:color w:val="000000"/>
              </w:rPr>
              <w:t>Использование коммунальных услуг</w:t>
            </w:r>
          </w:p>
        </w:tc>
        <w:tc>
          <w:tcPr>
            <w:tcW w:w="2127" w:type="dxa"/>
            <w:vMerge w:val="restart"/>
            <w:vAlign w:val="center"/>
          </w:tcPr>
          <w:p w:rsidR="005321DA" w:rsidRPr="006A318B" w:rsidRDefault="005321DA" w:rsidP="001C20BC">
            <w:pPr>
              <w:jc w:val="center"/>
              <w:rPr>
                <w:color w:val="000000"/>
              </w:rPr>
            </w:pPr>
            <w:r w:rsidRPr="006A318B">
              <w:rPr>
                <w:color w:val="000000"/>
              </w:rPr>
              <w:t>Нормативно-справочная информация</w:t>
            </w:r>
          </w:p>
        </w:tc>
        <w:tc>
          <w:tcPr>
            <w:tcW w:w="1984" w:type="dxa"/>
            <w:vMerge w:val="restart"/>
            <w:vAlign w:val="center"/>
          </w:tcPr>
          <w:p w:rsidR="005321DA" w:rsidRPr="006A318B" w:rsidRDefault="005321DA" w:rsidP="001C20BC">
            <w:pPr>
              <w:rPr>
                <w:color w:val="000000"/>
              </w:rPr>
            </w:pPr>
            <w:r w:rsidRPr="006A318B">
              <w:rPr>
                <w:color w:val="000000"/>
              </w:rPr>
              <w:t>Жилой фонд</w:t>
            </w:r>
          </w:p>
          <w:p w:rsidR="005321DA" w:rsidRPr="006A318B" w:rsidRDefault="005321DA" w:rsidP="001C20BC">
            <w:pPr>
              <w:rPr>
                <w:color w:val="000000"/>
              </w:rPr>
            </w:pPr>
            <w:r w:rsidRPr="006A318B">
              <w:rPr>
                <w:color w:val="000000"/>
              </w:rPr>
              <w:t>Услуги</w:t>
            </w:r>
          </w:p>
        </w:tc>
        <w:tc>
          <w:tcPr>
            <w:tcW w:w="1985" w:type="dxa"/>
            <w:vMerge w:val="restart"/>
            <w:vAlign w:val="center"/>
          </w:tcPr>
          <w:p w:rsidR="005321DA" w:rsidRPr="006A318B" w:rsidRDefault="005321DA" w:rsidP="001C20BC">
            <w:pPr>
              <w:jc w:val="center"/>
              <w:rPr>
                <w:color w:val="000000"/>
              </w:rPr>
            </w:pPr>
            <w:r w:rsidRPr="006A318B">
              <w:rPr>
                <w:color w:val="000000"/>
              </w:rPr>
              <w:t>Учет услуг</w:t>
            </w:r>
          </w:p>
        </w:tc>
        <w:tc>
          <w:tcPr>
            <w:tcW w:w="1985" w:type="dxa"/>
            <w:vMerge w:val="restart"/>
            <w:vAlign w:val="center"/>
          </w:tcPr>
          <w:p w:rsidR="005321DA" w:rsidRPr="006A318B" w:rsidRDefault="005321DA" w:rsidP="001C20BC">
            <w:pPr>
              <w:rPr>
                <w:color w:val="000000"/>
              </w:rPr>
            </w:pPr>
            <w:r w:rsidRPr="006A318B">
              <w:rPr>
                <w:color w:val="000000"/>
              </w:rPr>
              <w:t>Оплата услуг</w:t>
            </w:r>
          </w:p>
          <w:p w:rsidR="005321DA" w:rsidRPr="006A318B" w:rsidRDefault="005321DA" w:rsidP="001C20BC">
            <w:pPr>
              <w:rPr>
                <w:color w:val="000000"/>
              </w:rPr>
            </w:pPr>
            <w:r w:rsidRPr="006A318B">
              <w:rPr>
                <w:color w:val="000000"/>
              </w:rPr>
              <w:t>Отчет об использовании</w:t>
            </w:r>
          </w:p>
        </w:tc>
        <w:tc>
          <w:tcPr>
            <w:tcW w:w="1842" w:type="dxa"/>
            <w:vAlign w:val="center"/>
          </w:tcPr>
          <w:p w:rsidR="005321DA" w:rsidRPr="006A318B" w:rsidRDefault="005321DA" w:rsidP="001C20BC">
            <w:pPr>
              <w:jc w:val="center"/>
              <w:rPr>
                <w:color w:val="000000"/>
              </w:rPr>
            </w:pPr>
            <w:r w:rsidRPr="006A318B">
              <w:rPr>
                <w:color w:val="000000"/>
              </w:rPr>
              <w:t>Администратор</w:t>
            </w:r>
          </w:p>
        </w:tc>
        <w:tc>
          <w:tcPr>
            <w:tcW w:w="1985" w:type="dxa"/>
            <w:vAlign w:val="center"/>
          </w:tcPr>
          <w:p w:rsidR="005321DA" w:rsidRPr="006A318B" w:rsidRDefault="005321DA" w:rsidP="001C20BC">
            <w:pPr>
              <w:jc w:val="center"/>
              <w:rPr>
                <w:color w:val="000000"/>
              </w:rPr>
            </w:pPr>
            <w:r w:rsidRPr="006A318B">
              <w:rPr>
                <w:color w:val="000000"/>
              </w:rPr>
              <w:t>Администратор</w:t>
            </w:r>
          </w:p>
        </w:tc>
      </w:tr>
      <w:tr w:rsidR="005321DA" w:rsidRPr="00AA33D4" w:rsidTr="00AD479C">
        <w:trPr>
          <w:trHeight w:val="330"/>
        </w:trPr>
        <w:tc>
          <w:tcPr>
            <w:tcW w:w="1101" w:type="dxa"/>
            <w:vMerge/>
            <w:vAlign w:val="center"/>
          </w:tcPr>
          <w:p w:rsidR="005321DA" w:rsidRPr="006A318B" w:rsidRDefault="005321DA" w:rsidP="001C20BC">
            <w:pPr>
              <w:jc w:val="center"/>
              <w:rPr>
                <w:color w:val="000000"/>
              </w:rPr>
            </w:pPr>
          </w:p>
        </w:tc>
        <w:tc>
          <w:tcPr>
            <w:tcW w:w="2409" w:type="dxa"/>
            <w:vMerge/>
            <w:vAlign w:val="center"/>
          </w:tcPr>
          <w:p w:rsidR="005321DA" w:rsidRPr="006A318B" w:rsidRDefault="005321DA" w:rsidP="001C20BC">
            <w:pPr>
              <w:rPr>
                <w:color w:val="000000"/>
              </w:rPr>
            </w:pPr>
          </w:p>
        </w:tc>
        <w:tc>
          <w:tcPr>
            <w:tcW w:w="2127" w:type="dxa"/>
            <w:vMerge/>
          </w:tcPr>
          <w:p w:rsidR="005321DA" w:rsidRPr="006A318B" w:rsidRDefault="005321DA" w:rsidP="001C20BC">
            <w:pPr>
              <w:rPr>
                <w:color w:val="000000"/>
              </w:rPr>
            </w:pPr>
          </w:p>
        </w:tc>
        <w:tc>
          <w:tcPr>
            <w:tcW w:w="1984" w:type="dxa"/>
            <w:vMerge/>
            <w:vAlign w:val="center"/>
          </w:tcPr>
          <w:p w:rsidR="005321DA" w:rsidRPr="006A318B" w:rsidRDefault="005321DA" w:rsidP="001C20BC">
            <w:pPr>
              <w:rPr>
                <w:color w:val="000000"/>
              </w:rPr>
            </w:pPr>
          </w:p>
        </w:tc>
        <w:tc>
          <w:tcPr>
            <w:tcW w:w="1985" w:type="dxa"/>
            <w:vMerge/>
          </w:tcPr>
          <w:p w:rsidR="005321DA" w:rsidRPr="006A318B" w:rsidRDefault="005321DA" w:rsidP="001C20BC">
            <w:pPr>
              <w:rPr>
                <w:color w:val="000000"/>
              </w:rPr>
            </w:pPr>
          </w:p>
        </w:tc>
        <w:tc>
          <w:tcPr>
            <w:tcW w:w="1985" w:type="dxa"/>
            <w:vMerge/>
            <w:vAlign w:val="center"/>
          </w:tcPr>
          <w:p w:rsidR="005321DA" w:rsidRPr="006A318B" w:rsidRDefault="005321DA" w:rsidP="001C20BC">
            <w:pPr>
              <w:rPr>
                <w:color w:val="000000"/>
              </w:rPr>
            </w:pPr>
          </w:p>
        </w:tc>
        <w:tc>
          <w:tcPr>
            <w:tcW w:w="1842" w:type="dxa"/>
            <w:shd w:val="clear" w:color="auto" w:fill="auto"/>
            <w:vAlign w:val="center"/>
          </w:tcPr>
          <w:p w:rsidR="005321DA" w:rsidRPr="006A318B" w:rsidRDefault="005321DA" w:rsidP="001C20BC">
            <w:pPr>
              <w:jc w:val="center"/>
              <w:rPr>
                <w:color w:val="000000"/>
              </w:rPr>
            </w:pPr>
            <w:r w:rsidRPr="006A318B">
              <w:rPr>
                <w:color w:val="000000"/>
              </w:rPr>
              <w:t>Бухгалтер-кассир</w:t>
            </w:r>
          </w:p>
        </w:tc>
        <w:tc>
          <w:tcPr>
            <w:tcW w:w="1985" w:type="dxa"/>
            <w:vAlign w:val="center"/>
          </w:tcPr>
          <w:p w:rsidR="005321DA" w:rsidRPr="006A318B" w:rsidRDefault="005321DA" w:rsidP="001C20BC">
            <w:pPr>
              <w:jc w:val="center"/>
              <w:rPr>
                <w:color w:val="000000"/>
              </w:rPr>
            </w:pPr>
            <w:r w:rsidRPr="006A318B">
              <w:rPr>
                <w:color w:val="000000"/>
              </w:rPr>
              <w:t>ФИО студента</w:t>
            </w:r>
          </w:p>
        </w:tc>
      </w:tr>
    </w:tbl>
    <w:p w:rsidR="00BF361A" w:rsidRPr="006A318B" w:rsidRDefault="00BF361A" w:rsidP="001C20BC">
      <w:pPr>
        <w:pStyle w:val="a4"/>
        <w:rPr>
          <w:color w:val="000000"/>
          <w:sz w:val="28"/>
          <w:szCs w:val="28"/>
        </w:rPr>
      </w:pPr>
    </w:p>
    <w:sectPr w:rsidR="00BF361A" w:rsidRPr="006A318B" w:rsidSect="001A5284">
      <w:pgSz w:w="16838" w:h="11906" w:orient="landscape"/>
      <w:pgMar w:top="851" w:right="1134" w:bottom="1077" w:left="1134"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 w:author="SAWA" w:date="2016-05-12T18:03:00Z" w:initials="S">
    <w:p w:rsidR="00070E42" w:rsidRDefault="00070E42">
      <w:pPr>
        <w:pStyle w:val="aff"/>
      </w:pPr>
      <w:r>
        <w:rPr>
          <w:rStyle w:val="afe"/>
        </w:rPr>
        <w:annotationRef/>
      </w:r>
      <w:r>
        <w:t>Это не Такси форма</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627" w:rsidRDefault="00035627">
      <w:r>
        <w:separator/>
      </w:r>
    </w:p>
  </w:endnote>
  <w:endnote w:type="continuationSeparator" w:id="0">
    <w:p w:rsidR="00035627" w:rsidRDefault="000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627" w:rsidRDefault="00035627">
      <w:r>
        <w:separator/>
      </w:r>
    </w:p>
  </w:footnote>
  <w:footnote w:type="continuationSeparator" w:id="0">
    <w:p w:rsidR="00035627" w:rsidRDefault="000356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537" w:rsidRDefault="00F24537" w:rsidP="00743FA0">
    <w:pPr>
      <w:pStyle w:val="af4"/>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rsidR="00F24537" w:rsidRDefault="00F24537" w:rsidP="009004F0">
    <w:pPr>
      <w:pStyle w:val="af4"/>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537" w:rsidRDefault="00F24537" w:rsidP="00743FA0">
    <w:pPr>
      <w:pStyle w:val="af4"/>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separate"/>
    </w:r>
    <w:r w:rsidR="00FB7F20">
      <w:rPr>
        <w:rStyle w:val="af5"/>
        <w:noProof/>
      </w:rPr>
      <w:t>20</w:t>
    </w:r>
    <w:r>
      <w:rPr>
        <w:rStyle w:val="af5"/>
      </w:rPr>
      <w:fldChar w:fldCharType="end"/>
    </w:r>
  </w:p>
  <w:p w:rsidR="00F24537" w:rsidRDefault="00F24537" w:rsidP="009004F0">
    <w:pPr>
      <w:pStyle w:val="af4"/>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BC677C8"/>
    <w:lvl w:ilvl="0">
      <w:start w:val="1"/>
      <w:numFmt w:val="decimal"/>
      <w:pStyle w:val="5"/>
      <w:lvlText w:val="%1."/>
      <w:lvlJc w:val="left"/>
      <w:pPr>
        <w:tabs>
          <w:tab w:val="num" w:pos="1492"/>
        </w:tabs>
        <w:ind w:left="1492" w:hanging="360"/>
      </w:pPr>
    </w:lvl>
  </w:abstractNum>
  <w:abstractNum w:abstractNumId="1">
    <w:nsid w:val="FFFFFF81"/>
    <w:multiLevelType w:val="singleLevel"/>
    <w:tmpl w:val="FC0C2246"/>
    <w:lvl w:ilvl="0">
      <w:start w:val="1"/>
      <w:numFmt w:val="bullet"/>
      <w:pStyle w:val="4"/>
      <w:lvlText w:val=""/>
      <w:lvlJc w:val="left"/>
      <w:pPr>
        <w:tabs>
          <w:tab w:val="num" w:pos="1209"/>
        </w:tabs>
        <w:ind w:left="1209" w:hanging="360"/>
      </w:pPr>
      <w:rPr>
        <w:rFonts w:ascii="Symbol" w:hAnsi="Symbol" w:hint="default"/>
      </w:rPr>
    </w:lvl>
  </w:abstractNum>
  <w:abstractNum w:abstractNumId="2">
    <w:nsid w:val="FFFFFF88"/>
    <w:multiLevelType w:val="singleLevel"/>
    <w:tmpl w:val="3DE63116"/>
    <w:lvl w:ilvl="0">
      <w:start w:val="1"/>
      <w:numFmt w:val="decimal"/>
      <w:pStyle w:val="a"/>
      <w:lvlText w:val="%1."/>
      <w:lvlJc w:val="left"/>
      <w:pPr>
        <w:tabs>
          <w:tab w:val="num" w:pos="360"/>
        </w:tabs>
        <w:ind w:left="360" w:hanging="360"/>
      </w:pPr>
    </w:lvl>
  </w:abstractNum>
  <w:abstractNum w:abstractNumId="3">
    <w:nsid w:val="01CD4C24"/>
    <w:multiLevelType w:val="hybridMultilevel"/>
    <w:tmpl w:val="7A8E0B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3D957A1"/>
    <w:multiLevelType w:val="hybridMultilevel"/>
    <w:tmpl w:val="F11690AE"/>
    <w:lvl w:ilvl="0" w:tplc="8B2203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82153"/>
    <w:multiLevelType w:val="hybridMultilevel"/>
    <w:tmpl w:val="5C7464B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600FA7"/>
    <w:multiLevelType w:val="hybridMultilevel"/>
    <w:tmpl w:val="4FC6CA7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85765F1"/>
    <w:multiLevelType w:val="hybridMultilevel"/>
    <w:tmpl w:val="46B0267E"/>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63690A"/>
    <w:multiLevelType w:val="hybridMultilevel"/>
    <w:tmpl w:val="51A6D60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9">
    <w:nsid w:val="25612C8C"/>
    <w:multiLevelType w:val="multilevel"/>
    <w:tmpl w:val="788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7066BB"/>
    <w:multiLevelType w:val="hybridMultilevel"/>
    <w:tmpl w:val="C448A77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FC55F34"/>
    <w:multiLevelType w:val="hybridMultilevel"/>
    <w:tmpl w:val="2FC605E8"/>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B12634"/>
    <w:multiLevelType w:val="hybridMultilevel"/>
    <w:tmpl w:val="3DC2B4D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321470B"/>
    <w:multiLevelType w:val="hybridMultilevel"/>
    <w:tmpl w:val="44D2A59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8A52AB"/>
    <w:multiLevelType w:val="hybridMultilevel"/>
    <w:tmpl w:val="574A3CD2"/>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5937AB1"/>
    <w:multiLevelType w:val="hybridMultilevel"/>
    <w:tmpl w:val="52D423D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4936FE"/>
    <w:multiLevelType w:val="hybridMultilevel"/>
    <w:tmpl w:val="EFA6593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8462440"/>
    <w:multiLevelType w:val="hybridMultilevel"/>
    <w:tmpl w:val="DF821E5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91E7CCB"/>
    <w:multiLevelType w:val="hybridMultilevel"/>
    <w:tmpl w:val="0D860E4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0104DC"/>
    <w:multiLevelType w:val="hybridMultilevel"/>
    <w:tmpl w:val="68C495A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A156871"/>
    <w:multiLevelType w:val="hybridMultilevel"/>
    <w:tmpl w:val="E3A27D58"/>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F4B6534"/>
    <w:multiLevelType w:val="hybridMultilevel"/>
    <w:tmpl w:val="A678E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C93C57"/>
    <w:multiLevelType w:val="hybridMultilevel"/>
    <w:tmpl w:val="07D01E4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6DB0F7F"/>
    <w:multiLevelType w:val="hybridMultilevel"/>
    <w:tmpl w:val="3FA640A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624161"/>
    <w:multiLevelType w:val="hybridMultilevel"/>
    <w:tmpl w:val="E13C42BE"/>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BAE0F6D"/>
    <w:multiLevelType w:val="hybridMultilevel"/>
    <w:tmpl w:val="3AB47B22"/>
    <w:lvl w:ilvl="0" w:tplc="04190011">
      <w:start w:val="1"/>
      <w:numFmt w:val="decimal"/>
      <w:lvlText w:val="%1)"/>
      <w:lvlJc w:val="left"/>
      <w:pPr>
        <w:tabs>
          <w:tab w:val="num" w:pos="720"/>
        </w:tabs>
        <w:ind w:left="720" w:hanging="360"/>
      </w:pPr>
    </w:lvl>
    <w:lvl w:ilvl="1" w:tplc="2DB62C32">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4D0C0DD4"/>
    <w:multiLevelType w:val="hybridMultilevel"/>
    <w:tmpl w:val="7D801BD6"/>
    <w:lvl w:ilvl="0" w:tplc="8B2203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FB067DC"/>
    <w:multiLevelType w:val="hybridMultilevel"/>
    <w:tmpl w:val="578880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32B509C"/>
    <w:multiLevelType w:val="hybridMultilevel"/>
    <w:tmpl w:val="8CC85B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C76757"/>
    <w:multiLevelType w:val="multilevel"/>
    <w:tmpl w:val="6BD0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DB018F"/>
    <w:multiLevelType w:val="multilevel"/>
    <w:tmpl w:val="0E5E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E0219E"/>
    <w:multiLevelType w:val="hybridMultilevel"/>
    <w:tmpl w:val="DAE6227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2CB4971"/>
    <w:multiLevelType w:val="hybridMultilevel"/>
    <w:tmpl w:val="67908A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35452AB"/>
    <w:multiLevelType w:val="hybridMultilevel"/>
    <w:tmpl w:val="85B27B8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41F381A"/>
    <w:multiLevelType w:val="multilevel"/>
    <w:tmpl w:val="0872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4331D2"/>
    <w:multiLevelType w:val="hybridMultilevel"/>
    <w:tmpl w:val="EED85EA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A422FB4"/>
    <w:multiLevelType w:val="hybridMultilevel"/>
    <w:tmpl w:val="AA4CC63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CBC2C0F"/>
    <w:multiLevelType w:val="hybridMultilevel"/>
    <w:tmpl w:val="EF08A9B0"/>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3A01F86"/>
    <w:multiLevelType w:val="hybridMultilevel"/>
    <w:tmpl w:val="3D787756"/>
    <w:lvl w:ilvl="0" w:tplc="8B2203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2162DC"/>
    <w:multiLevelType w:val="hybridMultilevel"/>
    <w:tmpl w:val="96469438"/>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46936D6"/>
    <w:multiLevelType w:val="hybridMultilevel"/>
    <w:tmpl w:val="DF8A4D1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DBC5975"/>
    <w:multiLevelType w:val="multilevel"/>
    <w:tmpl w:val="4CA6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D55A7B"/>
    <w:multiLevelType w:val="hybridMultilevel"/>
    <w:tmpl w:val="C4C2E066"/>
    <w:lvl w:ilvl="0" w:tplc="8B2203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25"/>
  </w:num>
  <w:num w:numId="5">
    <w:abstractNumId w:val="3"/>
  </w:num>
  <w:num w:numId="6">
    <w:abstractNumId w:val="20"/>
  </w:num>
  <w:num w:numId="7">
    <w:abstractNumId w:val="16"/>
  </w:num>
  <w:num w:numId="8">
    <w:abstractNumId w:val="27"/>
  </w:num>
  <w:num w:numId="9">
    <w:abstractNumId w:val="17"/>
  </w:num>
  <w:num w:numId="10">
    <w:abstractNumId w:val="12"/>
  </w:num>
  <w:num w:numId="11">
    <w:abstractNumId w:val="33"/>
  </w:num>
  <w:num w:numId="12">
    <w:abstractNumId w:val="8"/>
  </w:num>
  <w:num w:numId="13">
    <w:abstractNumId w:val="23"/>
  </w:num>
  <w:num w:numId="14">
    <w:abstractNumId w:val="6"/>
  </w:num>
  <w:num w:numId="15">
    <w:abstractNumId w:val="30"/>
  </w:num>
  <w:num w:numId="16">
    <w:abstractNumId w:val="39"/>
  </w:num>
  <w:num w:numId="17">
    <w:abstractNumId w:val="38"/>
  </w:num>
  <w:num w:numId="18">
    <w:abstractNumId w:val="24"/>
  </w:num>
  <w:num w:numId="19">
    <w:abstractNumId w:val="37"/>
  </w:num>
  <w:num w:numId="20">
    <w:abstractNumId w:val="36"/>
  </w:num>
  <w:num w:numId="21">
    <w:abstractNumId w:val="14"/>
  </w:num>
  <w:num w:numId="22">
    <w:abstractNumId w:val="5"/>
  </w:num>
  <w:num w:numId="23">
    <w:abstractNumId w:val="40"/>
  </w:num>
  <w:num w:numId="24">
    <w:abstractNumId w:val="31"/>
  </w:num>
  <w:num w:numId="25">
    <w:abstractNumId w:val="9"/>
  </w:num>
  <w:num w:numId="26">
    <w:abstractNumId w:val="29"/>
  </w:num>
  <w:num w:numId="27">
    <w:abstractNumId w:val="41"/>
  </w:num>
  <w:num w:numId="28">
    <w:abstractNumId w:val="26"/>
  </w:num>
  <w:num w:numId="29">
    <w:abstractNumId w:val="4"/>
  </w:num>
  <w:num w:numId="30">
    <w:abstractNumId w:val="35"/>
  </w:num>
  <w:num w:numId="31">
    <w:abstractNumId w:val="19"/>
  </w:num>
  <w:num w:numId="32">
    <w:abstractNumId w:val="13"/>
  </w:num>
  <w:num w:numId="33">
    <w:abstractNumId w:val="7"/>
  </w:num>
  <w:num w:numId="34">
    <w:abstractNumId w:val="42"/>
  </w:num>
  <w:num w:numId="35">
    <w:abstractNumId w:val="11"/>
  </w:num>
  <w:num w:numId="36">
    <w:abstractNumId w:val="18"/>
  </w:num>
  <w:num w:numId="37">
    <w:abstractNumId w:val="10"/>
  </w:num>
  <w:num w:numId="38">
    <w:abstractNumId w:val="22"/>
  </w:num>
  <w:num w:numId="39">
    <w:abstractNumId w:val="28"/>
  </w:num>
  <w:num w:numId="40">
    <w:abstractNumId w:val="15"/>
  </w:num>
  <w:num w:numId="41">
    <w:abstractNumId w:val="34"/>
  </w:num>
  <w:num w:numId="42">
    <w:abstractNumId w:val="32"/>
  </w:num>
  <w:num w:numId="4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08"/>
  <w:hyphenationZone w:val="357"/>
  <w:drawingGridHorizontalSpacing w:val="120"/>
  <w:displayHorizontalDrawingGridEvery w:val="2"/>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B70E1"/>
    <w:rsid w:val="00003DAA"/>
    <w:rsid w:val="000048B5"/>
    <w:rsid w:val="0000773D"/>
    <w:rsid w:val="000113E5"/>
    <w:rsid w:val="00012786"/>
    <w:rsid w:val="00012D98"/>
    <w:rsid w:val="000145AA"/>
    <w:rsid w:val="000156CC"/>
    <w:rsid w:val="0001691D"/>
    <w:rsid w:val="00017D42"/>
    <w:rsid w:val="00017E22"/>
    <w:rsid w:val="00020B99"/>
    <w:rsid w:val="0002126B"/>
    <w:rsid w:val="00022A37"/>
    <w:rsid w:val="00024E73"/>
    <w:rsid w:val="00025F8A"/>
    <w:rsid w:val="0002660B"/>
    <w:rsid w:val="00027D41"/>
    <w:rsid w:val="00032D77"/>
    <w:rsid w:val="00035627"/>
    <w:rsid w:val="00036C34"/>
    <w:rsid w:val="00040952"/>
    <w:rsid w:val="00041791"/>
    <w:rsid w:val="000433DB"/>
    <w:rsid w:val="0004348D"/>
    <w:rsid w:val="00044790"/>
    <w:rsid w:val="00045CC0"/>
    <w:rsid w:val="00051632"/>
    <w:rsid w:val="0005185D"/>
    <w:rsid w:val="00052149"/>
    <w:rsid w:val="00054870"/>
    <w:rsid w:val="000549B1"/>
    <w:rsid w:val="00055709"/>
    <w:rsid w:val="00056126"/>
    <w:rsid w:val="00060B54"/>
    <w:rsid w:val="000621D8"/>
    <w:rsid w:val="00062FCE"/>
    <w:rsid w:val="000647A1"/>
    <w:rsid w:val="000652E9"/>
    <w:rsid w:val="00065DA0"/>
    <w:rsid w:val="000666A4"/>
    <w:rsid w:val="0007002A"/>
    <w:rsid w:val="00070E42"/>
    <w:rsid w:val="00071123"/>
    <w:rsid w:val="000719B7"/>
    <w:rsid w:val="000745B1"/>
    <w:rsid w:val="00074FE8"/>
    <w:rsid w:val="000760B1"/>
    <w:rsid w:val="00076652"/>
    <w:rsid w:val="00080721"/>
    <w:rsid w:val="000822D5"/>
    <w:rsid w:val="000823C5"/>
    <w:rsid w:val="0008272E"/>
    <w:rsid w:val="00086240"/>
    <w:rsid w:val="00086ECB"/>
    <w:rsid w:val="000875F5"/>
    <w:rsid w:val="00092E51"/>
    <w:rsid w:val="00093254"/>
    <w:rsid w:val="00094E4D"/>
    <w:rsid w:val="00095A8F"/>
    <w:rsid w:val="000963DE"/>
    <w:rsid w:val="000965DA"/>
    <w:rsid w:val="000968B2"/>
    <w:rsid w:val="000A0405"/>
    <w:rsid w:val="000A0591"/>
    <w:rsid w:val="000A3113"/>
    <w:rsid w:val="000A46E0"/>
    <w:rsid w:val="000B08BF"/>
    <w:rsid w:val="000B0AF1"/>
    <w:rsid w:val="000B122A"/>
    <w:rsid w:val="000B14BC"/>
    <w:rsid w:val="000B1AA4"/>
    <w:rsid w:val="000B2199"/>
    <w:rsid w:val="000B26D0"/>
    <w:rsid w:val="000B33A7"/>
    <w:rsid w:val="000B357E"/>
    <w:rsid w:val="000B4D17"/>
    <w:rsid w:val="000B5232"/>
    <w:rsid w:val="000B5E2D"/>
    <w:rsid w:val="000B6FE3"/>
    <w:rsid w:val="000B73E7"/>
    <w:rsid w:val="000C1D09"/>
    <w:rsid w:val="000C2CCA"/>
    <w:rsid w:val="000C41DC"/>
    <w:rsid w:val="000C5A37"/>
    <w:rsid w:val="000C639A"/>
    <w:rsid w:val="000C63BD"/>
    <w:rsid w:val="000C66C1"/>
    <w:rsid w:val="000C68F1"/>
    <w:rsid w:val="000C7060"/>
    <w:rsid w:val="000D1B47"/>
    <w:rsid w:val="000D3905"/>
    <w:rsid w:val="000D539A"/>
    <w:rsid w:val="000D700F"/>
    <w:rsid w:val="000D759C"/>
    <w:rsid w:val="000E277B"/>
    <w:rsid w:val="000E65FC"/>
    <w:rsid w:val="000F5640"/>
    <w:rsid w:val="000F5E1C"/>
    <w:rsid w:val="000F6174"/>
    <w:rsid w:val="00100F65"/>
    <w:rsid w:val="00101CAA"/>
    <w:rsid w:val="00101E7F"/>
    <w:rsid w:val="00102096"/>
    <w:rsid w:val="00103736"/>
    <w:rsid w:val="00103A51"/>
    <w:rsid w:val="001064F2"/>
    <w:rsid w:val="001147F8"/>
    <w:rsid w:val="001174FC"/>
    <w:rsid w:val="0011781B"/>
    <w:rsid w:val="001201E8"/>
    <w:rsid w:val="00121F27"/>
    <w:rsid w:val="0012204B"/>
    <w:rsid w:val="001221B3"/>
    <w:rsid w:val="001221E0"/>
    <w:rsid w:val="00124523"/>
    <w:rsid w:val="001263CB"/>
    <w:rsid w:val="00127227"/>
    <w:rsid w:val="00127D9B"/>
    <w:rsid w:val="001306E3"/>
    <w:rsid w:val="0013119F"/>
    <w:rsid w:val="00136A65"/>
    <w:rsid w:val="001377CB"/>
    <w:rsid w:val="00137D80"/>
    <w:rsid w:val="00137E92"/>
    <w:rsid w:val="00140A2C"/>
    <w:rsid w:val="00141160"/>
    <w:rsid w:val="00141D31"/>
    <w:rsid w:val="001432A9"/>
    <w:rsid w:val="001438F0"/>
    <w:rsid w:val="00144537"/>
    <w:rsid w:val="00147686"/>
    <w:rsid w:val="00152659"/>
    <w:rsid w:val="00153E0B"/>
    <w:rsid w:val="0015466E"/>
    <w:rsid w:val="0016140E"/>
    <w:rsid w:val="001647D5"/>
    <w:rsid w:val="0016514F"/>
    <w:rsid w:val="001708B6"/>
    <w:rsid w:val="00170956"/>
    <w:rsid w:val="001710A2"/>
    <w:rsid w:val="0017424B"/>
    <w:rsid w:val="00174CE8"/>
    <w:rsid w:val="00175BE4"/>
    <w:rsid w:val="00177F85"/>
    <w:rsid w:val="001808B9"/>
    <w:rsid w:val="001808C5"/>
    <w:rsid w:val="00190744"/>
    <w:rsid w:val="001918B7"/>
    <w:rsid w:val="001950DC"/>
    <w:rsid w:val="00195D6A"/>
    <w:rsid w:val="00196727"/>
    <w:rsid w:val="00196A1E"/>
    <w:rsid w:val="001A126E"/>
    <w:rsid w:val="001A16C4"/>
    <w:rsid w:val="001A3942"/>
    <w:rsid w:val="001A5284"/>
    <w:rsid w:val="001A5945"/>
    <w:rsid w:val="001A714F"/>
    <w:rsid w:val="001B06C4"/>
    <w:rsid w:val="001B0ADD"/>
    <w:rsid w:val="001B23DF"/>
    <w:rsid w:val="001B2687"/>
    <w:rsid w:val="001B5DC5"/>
    <w:rsid w:val="001B635E"/>
    <w:rsid w:val="001C10C6"/>
    <w:rsid w:val="001C20BC"/>
    <w:rsid w:val="001C3045"/>
    <w:rsid w:val="001D0D10"/>
    <w:rsid w:val="001D2EF3"/>
    <w:rsid w:val="001E0A86"/>
    <w:rsid w:val="001E0EF6"/>
    <w:rsid w:val="001E1BE9"/>
    <w:rsid w:val="001E4211"/>
    <w:rsid w:val="001E5278"/>
    <w:rsid w:val="001F30FA"/>
    <w:rsid w:val="001F4091"/>
    <w:rsid w:val="001F4C2E"/>
    <w:rsid w:val="001F576A"/>
    <w:rsid w:val="001F6F2F"/>
    <w:rsid w:val="001F7A10"/>
    <w:rsid w:val="00201E0A"/>
    <w:rsid w:val="0020452E"/>
    <w:rsid w:val="00205155"/>
    <w:rsid w:val="00213620"/>
    <w:rsid w:val="002141BF"/>
    <w:rsid w:val="00214527"/>
    <w:rsid w:val="00214AF8"/>
    <w:rsid w:val="00216EFC"/>
    <w:rsid w:val="00217A3C"/>
    <w:rsid w:val="00220228"/>
    <w:rsid w:val="00222246"/>
    <w:rsid w:val="00224679"/>
    <w:rsid w:val="00224B24"/>
    <w:rsid w:val="00226041"/>
    <w:rsid w:val="002263A7"/>
    <w:rsid w:val="00227AED"/>
    <w:rsid w:val="002318DA"/>
    <w:rsid w:val="0023761F"/>
    <w:rsid w:val="002417E8"/>
    <w:rsid w:val="00242E03"/>
    <w:rsid w:val="0024344E"/>
    <w:rsid w:val="00243A74"/>
    <w:rsid w:val="002446D3"/>
    <w:rsid w:val="002468ED"/>
    <w:rsid w:val="00251218"/>
    <w:rsid w:val="00253BE9"/>
    <w:rsid w:val="00254449"/>
    <w:rsid w:val="002559A9"/>
    <w:rsid w:val="00256EA9"/>
    <w:rsid w:val="00260B84"/>
    <w:rsid w:val="00260F23"/>
    <w:rsid w:val="002621BF"/>
    <w:rsid w:val="00267A27"/>
    <w:rsid w:val="00270C7D"/>
    <w:rsid w:val="00270F38"/>
    <w:rsid w:val="00276DBE"/>
    <w:rsid w:val="00277961"/>
    <w:rsid w:val="0028514D"/>
    <w:rsid w:val="00285E81"/>
    <w:rsid w:val="00287716"/>
    <w:rsid w:val="00291BD1"/>
    <w:rsid w:val="00294B28"/>
    <w:rsid w:val="00295AE1"/>
    <w:rsid w:val="002A11E0"/>
    <w:rsid w:val="002A4B5C"/>
    <w:rsid w:val="002A57E2"/>
    <w:rsid w:val="002A5D47"/>
    <w:rsid w:val="002A79E9"/>
    <w:rsid w:val="002B37CC"/>
    <w:rsid w:val="002B60C6"/>
    <w:rsid w:val="002C012C"/>
    <w:rsid w:val="002C1928"/>
    <w:rsid w:val="002C44C1"/>
    <w:rsid w:val="002C4C9F"/>
    <w:rsid w:val="002C5784"/>
    <w:rsid w:val="002C5828"/>
    <w:rsid w:val="002C5F6E"/>
    <w:rsid w:val="002C6B0D"/>
    <w:rsid w:val="002D0B2C"/>
    <w:rsid w:val="002D4F3D"/>
    <w:rsid w:val="002D6287"/>
    <w:rsid w:val="002D6F16"/>
    <w:rsid w:val="002D7E66"/>
    <w:rsid w:val="002E003A"/>
    <w:rsid w:val="002E29FC"/>
    <w:rsid w:val="002E3006"/>
    <w:rsid w:val="002E519E"/>
    <w:rsid w:val="002F2A96"/>
    <w:rsid w:val="002F5B24"/>
    <w:rsid w:val="002F6D4C"/>
    <w:rsid w:val="002F7D71"/>
    <w:rsid w:val="0030036A"/>
    <w:rsid w:val="00303EDB"/>
    <w:rsid w:val="00312C38"/>
    <w:rsid w:val="00313DD5"/>
    <w:rsid w:val="00321CEF"/>
    <w:rsid w:val="00323498"/>
    <w:rsid w:val="00323DB7"/>
    <w:rsid w:val="003240AD"/>
    <w:rsid w:val="00330F32"/>
    <w:rsid w:val="003313FE"/>
    <w:rsid w:val="00331567"/>
    <w:rsid w:val="00331B42"/>
    <w:rsid w:val="00331F36"/>
    <w:rsid w:val="00334CBB"/>
    <w:rsid w:val="0033652E"/>
    <w:rsid w:val="0034107D"/>
    <w:rsid w:val="00342700"/>
    <w:rsid w:val="0034327F"/>
    <w:rsid w:val="003467DD"/>
    <w:rsid w:val="003509A3"/>
    <w:rsid w:val="00352BEB"/>
    <w:rsid w:val="00354E3C"/>
    <w:rsid w:val="00357DF8"/>
    <w:rsid w:val="0036252C"/>
    <w:rsid w:val="003657A4"/>
    <w:rsid w:val="00366E4D"/>
    <w:rsid w:val="003671E5"/>
    <w:rsid w:val="003712FA"/>
    <w:rsid w:val="003716CF"/>
    <w:rsid w:val="00371A8F"/>
    <w:rsid w:val="00374E08"/>
    <w:rsid w:val="00380F03"/>
    <w:rsid w:val="0038594A"/>
    <w:rsid w:val="003918EC"/>
    <w:rsid w:val="00393853"/>
    <w:rsid w:val="00393A86"/>
    <w:rsid w:val="0039448A"/>
    <w:rsid w:val="00394C0A"/>
    <w:rsid w:val="00396DF3"/>
    <w:rsid w:val="00397B6A"/>
    <w:rsid w:val="003A2A94"/>
    <w:rsid w:val="003A2F0E"/>
    <w:rsid w:val="003A3EA2"/>
    <w:rsid w:val="003A4197"/>
    <w:rsid w:val="003A44A8"/>
    <w:rsid w:val="003A5FDC"/>
    <w:rsid w:val="003A687C"/>
    <w:rsid w:val="003A6F93"/>
    <w:rsid w:val="003B028F"/>
    <w:rsid w:val="003B354C"/>
    <w:rsid w:val="003B3E73"/>
    <w:rsid w:val="003B4473"/>
    <w:rsid w:val="003B679C"/>
    <w:rsid w:val="003B692A"/>
    <w:rsid w:val="003B6AE7"/>
    <w:rsid w:val="003C0AFC"/>
    <w:rsid w:val="003C1983"/>
    <w:rsid w:val="003C2D9A"/>
    <w:rsid w:val="003C30DB"/>
    <w:rsid w:val="003C3119"/>
    <w:rsid w:val="003C6092"/>
    <w:rsid w:val="003C6854"/>
    <w:rsid w:val="003C7583"/>
    <w:rsid w:val="003D194D"/>
    <w:rsid w:val="003D1BA7"/>
    <w:rsid w:val="003D64C7"/>
    <w:rsid w:val="003D73BC"/>
    <w:rsid w:val="003E0879"/>
    <w:rsid w:val="003E0911"/>
    <w:rsid w:val="003E390D"/>
    <w:rsid w:val="003E63B4"/>
    <w:rsid w:val="003F0E15"/>
    <w:rsid w:val="003F7514"/>
    <w:rsid w:val="003F7990"/>
    <w:rsid w:val="003F7AD0"/>
    <w:rsid w:val="00402A9A"/>
    <w:rsid w:val="0040388F"/>
    <w:rsid w:val="00404A43"/>
    <w:rsid w:val="004068FC"/>
    <w:rsid w:val="0040792F"/>
    <w:rsid w:val="004103C8"/>
    <w:rsid w:val="00412E5D"/>
    <w:rsid w:val="00413CC5"/>
    <w:rsid w:val="00414D68"/>
    <w:rsid w:val="004150C8"/>
    <w:rsid w:val="00420C52"/>
    <w:rsid w:val="00420F46"/>
    <w:rsid w:val="00422DB2"/>
    <w:rsid w:val="0042546B"/>
    <w:rsid w:val="004254E7"/>
    <w:rsid w:val="0042654A"/>
    <w:rsid w:val="0042664F"/>
    <w:rsid w:val="00430431"/>
    <w:rsid w:val="00434AB2"/>
    <w:rsid w:val="00434E88"/>
    <w:rsid w:val="00442CF5"/>
    <w:rsid w:val="00445CC0"/>
    <w:rsid w:val="00447A58"/>
    <w:rsid w:val="00450D8D"/>
    <w:rsid w:val="00452827"/>
    <w:rsid w:val="00453BDA"/>
    <w:rsid w:val="00453E98"/>
    <w:rsid w:val="00454D5F"/>
    <w:rsid w:val="004550BD"/>
    <w:rsid w:val="00456B81"/>
    <w:rsid w:val="00457B54"/>
    <w:rsid w:val="00460263"/>
    <w:rsid w:val="0046082A"/>
    <w:rsid w:val="00460B77"/>
    <w:rsid w:val="00464389"/>
    <w:rsid w:val="00464707"/>
    <w:rsid w:val="004667A6"/>
    <w:rsid w:val="00466E27"/>
    <w:rsid w:val="0046753B"/>
    <w:rsid w:val="00471193"/>
    <w:rsid w:val="004726D1"/>
    <w:rsid w:val="004741FC"/>
    <w:rsid w:val="00475312"/>
    <w:rsid w:val="00483E09"/>
    <w:rsid w:val="004911CF"/>
    <w:rsid w:val="00491A64"/>
    <w:rsid w:val="00493BA2"/>
    <w:rsid w:val="00494CC1"/>
    <w:rsid w:val="00494D94"/>
    <w:rsid w:val="004960F2"/>
    <w:rsid w:val="00496103"/>
    <w:rsid w:val="00496A5D"/>
    <w:rsid w:val="004A0B3F"/>
    <w:rsid w:val="004A206A"/>
    <w:rsid w:val="004B039A"/>
    <w:rsid w:val="004B07F1"/>
    <w:rsid w:val="004B47CE"/>
    <w:rsid w:val="004B6ADB"/>
    <w:rsid w:val="004B7C09"/>
    <w:rsid w:val="004C15F8"/>
    <w:rsid w:val="004C22EF"/>
    <w:rsid w:val="004C4084"/>
    <w:rsid w:val="004C451C"/>
    <w:rsid w:val="004C4BE5"/>
    <w:rsid w:val="004C735C"/>
    <w:rsid w:val="004D17FE"/>
    <w:rsid w:val="004D1911"/>
    <w:rsid w:val="004D199A"/>
    <w:rsid w:val="004D3DC9"/>
    <w:rsid w:val="004D4E88"/>
    <w:rsid w:val="004D6ECC"/>
    <w:rsid w:val="004E343C"/>
    <w:rsid w:val="004E4385"/>
    <w:rsid w:val="004E681B"/>
    <w:rsid w:val="004E791B"/>
    <w:rsid w:val="004F1B98"/>
    <w:rsid w:val="004F230A"/>
    <w:rsid w:val="004F3CB2"/>
    <w:rsid w:val="004F53BD"/>
    <w:rsid w:val="004F6D25"/>
    <w:rsid w:val="004F7884"/>
    <w:rsid w:val="00502BDF"/>
    <w:rsid w:val="00512A97"/>
    <w:rsid w:val="005178ED"/>
    <w:rsid w:val="00521C14"/>
    <w:rsid w:val="00522504"/>
    <w:rsid w:val="00522C53"/>
    <w:rsid w:val="00523BC3"/>
    <w:rsid w:val="005321DA"/>
    <w:rsid w:val="00532F45"/>
    <w:rsid w:val="00533BAD"/>
    <w:rsid w:val="005353CF"/>
    <w:rsid w:val="005370D8"/>
    <w:rsid w:val="005410B7"/>
    <w:rsid w:val="00542BE5"/>
    <w:rsid w:val="00544470"/>
    <w:rsid w:val="00545A85"/>
    <w:rsid w:val="0054640B"/>
    <w:rsid w:val="00547510"/>
    <w:rsid w:val="00547E4B"/>
    <w:rsid w:val="005519A5"/>
    <w:rsid w:val="00552FF6"/>
    <w:rsid w:val="00553B35"/>
    <w:rsid w:val="00556926"/>
    <w:rsid w:val="00560CBC"/>
    <w:rsid w:val="0056230C"/>
    <w:rsid w:val="00562519"/>
    <w:rsid w:val="00562D6D"/>
    <w:rsid w:val="005703A3"/>
    <w:rsid w:val="0057115F"/>
    <w:rsid w:val="00573B48"/>
    <w:rsid w:val="00575723"/>
    <w:rsid w:val="005830E7"/>
    <w:rsid w:val="005834E6"/>
    <w:rsid w:val="00583905"/>
    <w:rsid w:val="00584956"/>
    <w:rsid w:val="00584C80"/>
    <w:rsid w:val="00585725"/>
    <w:rsid w:val="00586081"/>
    <w:rsid w:val="005863E3"/>
    <w:rsid w:val="00590C1B"/>
    <w:rsid w:val="00592772"/>
    <w:rsid w:val="00594353"/>
    <w:rsid w:val="00594896"/>
    <w:rsid w:val="00595B74"/>
    <w:rsid w:val="005962D2"/>
    <w:rsid w:val="00596777"/>
    <w:rsid w:val="00597D08"/>
    <w:rsid w:val="005A0CCA"/>
    <w:rsid w:val="005A33EC"/>
    <w:rsid w:val="005A3B27"/>
    <w:rsid w:val="005A3B3E"/>
    <w:rsid w:val="005A44BE"/>
    <w:rsid w:val="005A4F81"/>
    <w:rsid w:val="005A53A5"/>
    <w:rsid w:val="005B2C3F"/>
    <w:rsid w:val="005B5F7D"/>
    <w:rsid w:val="005B6250"/>
    <w:rsid w:val="005C0631"/>
    <w:rsid w:val="005C0B75"/>
    <w:rsid w:val="005C1EAA"/>
    <w:rsid w:val="005C73DD"/>
    <w:rsid w:val="005C7E0F"/>
    <w:rsid w:val="005D2606"/>
    <w:rsid w:val="005D7FD4"/>
    <w:rsid w:val="005E0BD0"/>
    <w:rsid w:val="005E1B49"/>
    <w:rsid w:val="005E332F"/>
    <w:rsid w:val="005E3D33"/>
    <w:rsid w:val="005E5A95"/>
    <w:rsid w:val="005F076F"/>
    <w:rsid w:val="005F499C"/>
    <w:rsid w:val="005F5F5D"/>
    <w:rsid w:val="005F75EB"/>
    <w:rsid w:val="00602860"/>
    <w:rsid w:val="0060423E"/>
    <w:rsid w:val="00605087"/>
    <w:rsid w:val="00605518"/>
    <w:rsid w:val="00605D2E"/>
    <w:rsid w:val="006069FE"/>
    <w:rsid w:val="00610F89"/>
    <w:rsid w:val="0061117D"/>
    <w:rsid w:val="00612CAE"/>
    <w:rsid w:val="006142A8"/>
    <w:rsid w:val="006179F0"/>
    <w:rsid w:val="006204ED"/>
    <w:rsid w:val="00620C23"/>
    <w:rsid w:val="00623E39"/>
    <w:rsid w:val="00625ADB"/>
    <w:rsid w:val="00634930"/>
    <w:rsid w:val="00634A0B"/>
    <w:rsid w:val="00634BD3"/>
    <w:rsid w:val="0063580C"/>
    <w:rsid w:val="00635D9E"/>
    <w:rsid w:val="00636F4A"/>
    <w:rsid w:val="0064086F"/>
    <w:rsid w:val="00642DC5"/>
    <w:rsid w:val="006464D7"/>
    <w:rsid w:val="00651038"/>
    <w:rsid w:val="00651E48"/>
    <w:rsid w:val="00656BAB"/>
    <w:rsid w:val="00660438"/>
    <w:rsid w:val="0066060B"/>
    <w:rsid w:val="006612D5"/>
    <w:rsid w:val="00662E79"/>
    <w:rsid w:val="00662FF7"/>
    <w:rsid w:val="006645C6"/>
    <w:rsid w:val="006717FD"/>
    <w:rsid w:val="00672BDB"/>
    <w:rsid w:val="00673CE6"/>
    <w:rsid w:val="00674C99"/>
    <w:rsid w:val="00675F9B"/>
    <w:rsid w:val="006778D0"/>
    <w:rsid w:val="006779A7"/>
    <w:rsid w:val="00677D9E"/>
    <w:rsid w:val="006819D6"/>
    <w:rsid w:val="006827FA"/>
    <w:rsid w:val="00687D56"/>
    <w:rsid w:val="00693557"/>
    <w:rsid w:val="00693659"/>
    <w:rsid w:val="00694E96"/>
    <w:rsid w:val="00695DD2"/>
    <w:rsid w:val="006A19EA"/>
    <w:rsid w:val="006A318B"/>
    <w:rsid w:val="006A460C"/>
    <w:rsid w:val="006A5018"/>
    <w:rsid w:val="006A711F"/>
    <w:rsid w:val="006B0AB9"/>
    <w:rsid w:val="006B18D7"/>
    <w:rsid w:val="006B1AB5"/>
    <w:rsid w:val="006B2159"/>
    <w:rsid w:val="006B30AA"/>
    <w:rsid w:val="006B4E74"/>
    <w:rsid w:val="006B55C8"/>
    <w:rsid w:val="006B60E3"/>
    <w:rsid w:val="006C1BAD"/>
    <w:rsid w:val="006C21B5"/>
    <w:rsid w:val="006C3EE5"/>
    <w:rsid w:val="006C425F"/>
    <w:rsid w:val="006C6180"/>
    <w:rsid w:val="006C77DE"/>
    <w:rsid w:val="006D0BCB"/>
    <w:rsid w:val="006D1D5F"/>
    <w:rsid w:val="006D2A7A"/>
    <w:rsid w:val="006D4780"/>
    <w:rsid w:val="006D6801"/>
    <w:rsid w:val="006E1B7E"/>
    <w:rsid w:val="006E2E69"/>
    <w:rsid w:val="006E5DAD"/>
    <w:rsid w:val="006E62A2"/>
    <w:rsid w:val="006E70E2"/>
    <w:rsid w:val="006E7154"/>
    <w:rsid w:val="006F0625"/>
    <w:rsid w:val="006F1969"/>
    <w:rsid w:val="006F2738"/>
    <w:rsid w:val="006F2778"/>
    <w:rsid w:val="006F2FE4"/>
    <w:rsid w:val="006F372E"/>
    <w:rsid w:val="006F54BC"/>
    <w:rsid w:val="006F61EE"/>
    <w:rsid w:val="0070130F"/>
    <w:rsid w:val="00702C34"/>
    <w:rsid w:val="007049A4"/>
    <w:rsid w:val="00705505"/>
    <w:rsid w:val="0070744D"/>
    <w:rsid w:val="00711C37"/>
    <w:rsid w:val="00730F27"/>
    <w:rsid w:val="007311C8"/>
    <w:rsid w:val="007313D0"/>
    <w:rsid w:val="00731750"/>
    <w:rsid w:val="0073376B"/>
    <w:rsid w:val="00734D42"/>
    <w:rsid w:val="00735BCF"/>
    <w:rsid w:val="007368E8"/>
    <w:rsid w:val="00740FB5"/>
    <w:rsid w:val="00741741"/>
    <w:rsid w:val="00741A4C"/>
    <w:rsid w:val="0074236B"/>
    <w:rsid w:val="00742B23"/>
    <w:rsid w:val="00742FF6"/>
    <w:rsid w:val="0074388F"/>
    <w:rsid w:val="00743FA0"/>
    <w:rsid w:val="007457A0"/>
    <w:rsid w:val="00746174"/>
    <w:rsid w:val="007468D9"/>
    <w:rsid w:val="007474FB"/>
    <w:rsid w:val="00747664"/>
    <w:rsid w:val="00752257"/>
    <w:rsid w:val="00753D7C"/>
    <w:rsid w:val="007547EA"/>
    <w:rsid w:val="007613BE"/>
    <w:rsid w:val="007631D7"/>
    <w:rsid w:val="00764AD9"/>
    <w:rsid w:val="0076696D"/>
    <w:rsid w:val="007672B0"/>
    <w:rsid w:val="0077055F"/>
    <w:rsid w:val="00770562"/>
    <w:rsid w:val="007711C4"/>
    <w:rsid w:val="00773A54"/>
    <w:rsid w:val="00773EEA"/>
    <w:rsid w:val="00774349"/>
    <w:rsid w:val="007774BF"/>
    <w:rsid w:val="00780100"/>
    <w:rsid w:val="0078219A"/>
    <w:rsid w:val="007838E7"/>
    <w:rsid w:val="00785326"/>
    <w:rsid w:val="00786509"/>
    <w:rsid w:val="00786B85"/>
    <w:rsid w:val="00790EE4"/>
    <w:rsid w:val="007911C9"/>
    <w:rsid w:val="00791810"/>
    <w:rsid w:val="00792872"/>
    <w:rsid w:val="00793585"/>
    <w:rsid w:val="00794716"/>
    <w:rsid w:val="0079617B"/>
    <w:rsid w:val="007A1A48"/>
    <w:rsid w:val="007A284B"/>
    <w:rsid w:val="007A4E55"/>
    <w:rsid w:val="007A7960"/>
    <w:rsid w:val="007B0E0B"/>
    <w:rsid w:val="007B7A0A"/>
    <w:rsid w:val="007C03E0"/>
    <w:rsid w:val="007C1279"/>
    <w:rsid w:val="007C1B92"/>
    <w:rsid w:val="007C3C94"/>
    <w:rsid w:val="007C4703"/>
    <w:rsid w:val="007C6EDA"/>
    <w:rsid w:val="007C776E"/>
    <w:rsid w:val="007D04B0"/>
    <w:rsid w:val="007D0BDD"/>
    <w:rsid w:val="007D10E9"/>
    <w:rsid w:val="007D253A"/>
    <w:rsid w:val="007D4709"/>
    <w:rsid w:val="007D519F"/>
    <w:rsid w:val="007E06AE"/>
    <w:rsid w:val="007E0F21"/>
    <w:rsid w:val="007E2C49"/>
    <w:rsid w:val="007E3367"/>
    <w:rsid w:val="007E35C8"/>
    <w:rsid w:val="007E4236"/>
    <w:rsid w:val="007E4611"/>
    <w:rsid w:val="007E7368"/>
    <w:rsid w:val="007F04A5"/>
    <w:rsid w:val="007F05AD"/>
    <w:rsid w:val="007F1E87"/>
    <w:rsid w:val="007F1F9A"/>
    <w:rsid w:val="007F604D"/>
    <w:rsid w:val="007F76AC"/>
    <w:rsid w:val="008052C1"/>
    <w:rsid w:val="00810C17"/>
    <w:rsid w:val="00813A3F"/>
    <w:rsid w:val="00814682"/>
    <w:rsid w:val="00820E3A"/>
    <w:rsid w:val="008212BF"/>
    <w:rsid w:val="008233F1"/>
    <w:rsid w:val="008246D3"/>
    <w:rsid w:val="008251A1"/>
    <w:rsid w:val="00825773"/>
    <w:rsid w:val="00825774"/>
    <w:rsid w:val="00836107"/>
    <w:rsid w:val="00836BEB"/>
    <w:rsid w:val="00836ED1"/>
    <w:rsid w:val="008374F8"/>
    <w:rsid w:val="00840CA2"/>
    <w:rsid w:val="0084168D"/>
    <w:rsid w:val="00845637"/>
    <w:rsid w:val="00845F6D"/>
    <w:rsid w:val="00846D91"/>
    <w:rsid w:val="00847E6F"/>
    <w:rsid w:val="00851FBB"/>
    <w:rsid w:val="0085564A"/>
    <w:rsid w:val="008565EA"/>
    <w:rsid w:val="008612F7"/>
    <w:rsid w:val="00863A21"/>
    <w:rsid w:val="00863C99"/>
    <w:rsid w:val="008640FD"/>
    <w:rsid w:val="00864276"/>
    <w:rsid w:val="0086618C"/>
    <w:rsid w:val="0086710B"/>
    <w:rsid w:val="00870076"/>
    <w:rsid w:val="00870AA5"/>
    <w:rsid w:val="00873E12"/>
    <w:rsid w:val="00875AB6"/>
    <w:rsid w:val="00883690"/>
    <w:rsid w:val="00883C6B"/>
    <w:rsid w:val="00885A1F"/>
    <w:rsid w:val="00885B58"/>
    <w:rsid w:val="00886CF6"/>
    <w:rsid w:val="00886D5D"/>
    <w:rsid w:val="00886ED4"/>
    <w:rsid w:val="00886F6A"/>
    <w:rsid w:val="008874F3"/>
    <w:rsid w:val="0089043C"/>
    <w:rsid w:val="00891B73"/>
    <w:rsid w:val="00892623"/>
    <w:rsid w:val="00894390"/>
    <w:rsid w:val="008959A7"/>
    <w:rsid w:val="008A109F"/>
    <w:rsid w:val="008A1331"/>
    <w:rsid w:val="008A1E2E"/>
    <w:rsid w:val="008A2F74"/>
    <w:rsid w:val="008A4C2D"/>
    <w:rsid w:val="008A5501"/>
    <w:rsid w:val="008B0055"/>
    <w:rsid w:val="008B07AB"/>
    <w:rsid w:val="008B1DEE"/>
    <w:rsid w:val="008B5659"/>
    <w:rsid w:val="008B64F3"/>
    <w:rsid w:val="008B70E1"/>
    <w:rsid w:val="008C0759"/>
    <w:rsid w:val="008C1653"/>
    <w:rsid w:val="008C5B82"/>
    <w:rsid w:val="008D15F5"/>
    <w:rsid w:val="008D2566"/>
    <w:rsid w:val="008D7816"/>
    <w:rsid w:val="008E1156"/>
    <w:rsid w:val="008E7CB8"/>
    <w:rsid w:val="008F0893"/>
    <w:rsid w:val="008F0DC9"/>
    <w:rsid w:val="008F19AC"/>
    <w:rsid w:val="008F29C4"/>
    <w:rsid w:val="008F4069"/>
    <w:rsid w:val="008F42DA"/>
    <w:rsid w:val="008F4D6A"/>
    <w:rsid w:val="008F7E28"/>
    <w:rsid w:val="00900121"/>
    <w:rsid w:val="009004F0"/>
    <w:rsid w:val="009006B7"/>
    <w:rsid w:val="00902F34"/>
    <w:rsid w:val="0090308E"/>
    <w:rsid w:val="009033EA"/>
    <w:rsid w:val="00904AD2"/>
    <w:rsid w:val="00907AFF"/>
    <w:rsid w:val="00912611"/>
    <w:rsid w:val="0091264E"/>
    <w:rsid w:val="009136C6"/>
    <w:rsid w:val="00915362"/>
    <w:rsid w:val="00916CD4"/>
    <w:rsid w:val="00916EF2"/>
    <w:rsid w:val="009207F2"/>
    <w:rsid w:val="00920D3F"/>
    <w:rsid w:val="00921434"/>
    <w:rsid w:val="00922796"/>
    <w:rsid w:val="00926874"/>
    <w:rsid w:val="009305C5"/>
    <w:rsid w:val="00930767"/>
    <w:rsid w:val="00930F4F"/>
    <w:rsid w:val="00931699"/>
    <w:rsid w:val="009320E6"/>
    <w:rsid w:val="00932B21"/>
    <w:rsid w:val="00934F81"/>
    <w:rsid w:val="0093500E"/>
    <w:rsid w:val="00935918"/>
    <w:rsid w:val="0093608E"/>
    <w:rsid w:val="00936977"/>
    <w:rsid w:val="00940891"/>
    <w:rsid w:val="009421C5"/>
    <w:rsid w:val="00942DFD"/>
    <w:rsid w:val="00943B92"/>
    <w:rsid w:val="0094432A"/>
    <w:rsid w:val="009445E0"/>
    <w:rsid w:val="00944BC6"/>
    <w:rsid w:val="009507C4"/>
    <w:rsid w:val="0095098D"/>
    <w:rsid w:val="0095188D"/>
    <w:rsid w:val="00951E54"/>
    <w:rsid w:val="00952216"/>
    <w:rsid w:val="00953B1F"/>
    <w:rsid w:val="00954D3C"/>
    <w:rsid w:val="009577E9"/>
    <w:rsid w:val="00962BB5"/>
    <w:rsid w:val="009653D0"/>
    <w:rsid w:val="009658BD"/>
    <w:rsid w:val="0096766D"/>
    <w:rsid w:val="009721E4"/>
    <w:rsid w:val="0097648B"/>
    <w:rsid w:val="009826E0"/>
    <w:rsid w:val="00982BB4"/>
    <w:rsid w:val="009843A3"/>
    <w:rsid w:val="009852C6"/>
    <w:rsid w:val="009858FF"/>
    <w:rsid w:val="0098669C"/>
    <w:rsid w:val="00994503"/>
    <w:rsid w:val="009945C8"/>
    <w:rsid w:val="00994998"/>
    <w:rsid w:val="00996036"/>
    <w:rsid w:val="00996DAE"/>
    <w:rsid w:val="00996DCE"/>
    <w:rsid w:val="00997786"/>
    <w:rsid w:val="009A2C73"/>
    <w:rsid w:val="009A4460"/>
    <w:rsid w:val="009A456A"/>
    <w:rsid w:val="009A6413"/>
    <w:rsid w:val="009B0416"/>
    <w:rsid w:val="009B1C67"/>
    <w:rsid w:val="009B5913"/>
    <w:rsid w:val="009B799B"/>
    <w:rsid w:val="009C1940"/>
    <w:rsid w:val="009C2624"/>
    <w:rsid w:val="009C6107"/>
    <w:rsid w:val="009D33B1"/>
    <w:rsid w:val="009D4175"/>
    <w:rsid w:val="009D57BC"/>
    <w:rsid w:val="009D7FDA"/>
    <w:rsid w:val="009E0970"/>
    <w:rsid w:val="009E0F0C"/>
    <w:rsid w:val="009E0FAF"/>
    <w:rsid w:val="009E1293"/>
    <w:rsid w:val="009E2A38"/>
    <w:rsid w:val="009E2E25"/>
    <w:rsid w:val="009F18C8"/>
    <w:rsid w:val="009F22CB"/>
    <w:rsid w:val="009F2CA7"/>
    <w:rsid w:val="00A00119"/>
    <w:rsid w:val="00A0290B"/>
    <w:rsid w:val="00A03C9F"/>
    <w:rsid w:val="00A04273"/>
    <w:rsid w:val="00A12002"/>
    <w:rsid w:val="00A1522B"/>
    <w:rsid w:val="00A156D9"/>
    <w:rsid w:val="00A17B94"/>
    <w:rsid w:val="00A20C8D"/>
    <w:rsid w:val="00A22620"/>
    <w:rsid w:val="00A22A12"/>
    <w:rsid w:val="00A23A49"/>
    <w:rsid w:val="00A25228"/>
    <w:rsid w:val="00A32AB2"/>
    <w:rsid w:val="00A332C5"/>
    <w:rsid w:val="00A3664C"/>
    <w:rsid w:val="00A3791B"/>
    <w:rsid w:val="00A425A0"/>
    <w:rsid w:val="00A4379D"/>
    <w:rsid w:val="00A43C85"/>
    <w:rsid w:val="00A45B91"/>
    <w:rsid w:val="00A45EF4"/>
    <w:rsid w:val="00A46784"/>
    <w:rsid w:val="00A47949"/>
    <w:rsid w:val="00A51A8E"/>
    <w:rsid w:val="00A52F98"/>
    <w:rsid w:val="00A5666F"/>
    <w:rsid w:val="00A60D8C"/>
    <w:rsid w:val="00A616CF"/>
    <w:rsid w:val="00A63503"/>
    <w:rsid w:val="00A646EB"/>
    <w:rsid w:val="00A7097E"/>
    <w:rsid w:val="00A70D73"/>
    <w:rsid w:val="00A70F43"/>
    <w:rsid w:val="00A70F6D"/>
    <w:rsid w:val="00A71099"/>
    <w:rsid w:val="00A71C50"/>
    <w:rsid w:val="00A71C99"/>
    <w:rsid w:val="00A721EE"/>
    <w:rsid w:val="00A72415"/>
    <w:rsid w:val="00A72AEF"/>
    <w:rsid w:val="00A73E7B"/>
    <w:rsid w:val="00A76BF3"/>
    <w:rsid w:val="00A7721B"/>
    <w:rsid w:val="00A80D3A"/>
    <w:rsid w:val="00A81CCC"/>
    <w:rsid w:val="00A836C2"/>
    <w:rsid w:val="00A83BB5"/>
    <w:rsid w:val="00A84B76"/>
    <w:rsid w:val="00A87541"/>
    <w:rsid w:val="00A9526F"/>
    <w:rsid w:val="00A95334"/>
    <w:rsid w:val="00AA1CAF"/>
    <w:rsid w:val="00AA334B"/>
    <w:rsid w:val="00AA33D4"/>
    <w:rsid w:val="00AA3B18"/>
    <w:rsid w:val="00AA7DAB"/>
    <w:rsid w:val="00AB29B8"/>
    <w:rsid w:val="00AB5F2D"/>
    <w:rsid w:val="00AB61F9"/>
    <w:rsid w:val="00AC239B"/>
    <w:rsid w:val="00AC2B6A"/>
    <w:rsid w:val="00AC3BD2"/>
    <w:rsid w:val="00AC3FB4"/>
    <w:rsid w:val="00AD2415"/>
    <w:rsid w:val="00AD28D4"/>
    <w:rsid w:val="00AD3B43"/>
    <w:rsid w:val="00AD479C"/>
    <w:rsid w:val="00AD7666"/>
    <w:rsid w:val="00AE1555"/>
    <w:rsid w:val="00AE1D34"/>
    <w:rsid w:val="00AE25AA"/>
    <w:rsid w:val="00AE3946"/>
    <w:rsid w:val="00AE58DD"/>
    <w:rsid w:val="00AE5B52"/>
    <w:rsid w:val="00AE6A88"/>
    <w:rsid w:val="00AE7FA3"/>
    <w:rsid w:val="00AF2951"/>
    <w:rsid w:val="00AF5479"/>
    <w:rsid w:val="00AF6449"/>
    <w:rsid w:val="00AF6A5C"/>
    <w:rsid w:val="00B00876"/>
    <w:rsid w:val="00B0171B"/>
    <w:rsid w:val="00B029DE"/>
    <w:rsid w:val="00B108ED"/>
    <w:rsid w:val="00B132D9"/>
    <w:rsid w:val="00B17048"/>
    <w:rsid w:val="00B175C6"/>
    <w:rsid w:val="00B176BE"/>
    <w:rsid w:val="00B23584"/>
    <w:rsid w:val="00B2514F"/>
    <w:rsid w:val="00B25465"/>
    <w:rsid w:val="00B25506"/>
    <w:rsid w:val="00B25939"/>
    <w:rsid w:val="00B2793B"/>
    <w:rsid w:val="00B27FD4"/>
    <w:rsid w:val="00B315EA"/>
    <w:rsid w:val="00B3160B"/>
    <w:rsid w:val="00B3258F"/>
    <w:rsid w:val="00B32FCC"/>
    <w:rsid w:val="00B33DA9"/>
    <w:rsid w:val="00B37F95"/>
    <w:rsid w:val="00B45ADF"/>
    <w:rsid w:val="00B45E87"/>
    <w:rsid w:val="00B53F86"/>
    <w:rsid w:val="00B56D98"/>
    <w:rsid w:val="00B57161"/>
    <w:rsid w:val="00B609B1"/>
    <w:rsid w:val="00B6110A"/>
    <w:rsid w:val="00B6195D"/>
    <w:rsid w:val="00B6275A"/>
    <w:rsid w:val="00B6353C"/>
    <w:rsid w:val="00B64008"/>
    <w:rsid w:val="00B65194"/>
    <w:rsid w:val="00B65568"/>
    <w:rsid w:val="00B65FF8"/>
    <w:rsid w:val="00B6673F"/>
    <w:rsid w:val="00B66CED"/>
    <w:rsid w:val="00B71293"/>
    <w:rsid w:val="00B862D8"/>
    <w:rsid w:val="00B865BE"/>
    <w:rsid w:val="00B90645"/>
    <w:rsid w:val="00B92477"/>
    <w:rsid w:val="00B9345F"/>
    <w:rsid w:val="00B9474E"/>
    <w:rsid w:val="00BA04E5"/>
    <w:rsid w:val="00BA0D1D"/>
    <w:rsid w:val="00BA12CE"/>
    <w:rsid w:val="00BA29E3"/>
    <w:rsid w:val="00BA30EB"/>
    <w:rsid w:val="00BA3B14"/>
    <w:rsid w:val="00BA6098"/>
    <w:rsid w:val="00BA72EC"/>
    <w:rsid w:val="00BB2730"/>
    <w:rsid w:val="00BB3E5B"/>
    <w:rsid w:val="00BB5A8B"/>
    <w:rsid w:val="00BB77A9"/>
    <w:rsid w:val="00BC1639"/>
    <w:rsid w:val="00BC1833"/>
    <w:rsid w:val="00BC2253"/>
    <w:rsid w:val="00BC5554"/>
    <w:rsid w:val="00BC6C3D"/>
    <w:rsid w:val="00BD0356"/>
    <w:rsid w:val="00BD0763"/>
    <w:rsid w:val="00BD35D3"/>
    <w:rsid w:val="00BD6F34"/>
    <w:rsid w:val="00BD7284"/>
    <w:rsid w:val="00BE0EA1"/>
    <w:rsid w:val="00BE1527"/>
    <w:rsid w:val="00BE37F3"/>
    <w:rsid w:val="00BE5B88"/>
    <w:rsid w:val="00BE7487"/>
    <w:rsid w:val="00BF09E8"/>
    <w:rsid w:val="00BF33DB"/>
    <w:rsid w:val="00BF361A"/>
    <w:rsid w:val="00BF4B54"/>
    <w:rsid w:val="00BF7E6B"/>
    <w:rsid w:val="00C01E70"/>
    <w:rsid w:val="00C03106"/>
    <w:rsid w:val="00C0446B"/>
    <w:rsid w:val="00C04A99"/>
    <w:rsid w:val="00C0728C"/>
    <w:rsid w:val="00C12CE0"/>
    <w:rsid w:val="00C15BAE"/>
    <w:rsid w:val="00C15C9D"/>
    <w:rsid w:val="00C16166"/>
    <w:rsid w:val="00C164A3"/>
    <w:rsid w:val="00C206C3"/>
    <w:rsid w:val="00C2204F"/>
    <w:rsid w:val="00C22429"/>
    <w:rsid w:val="00C23AD1"/>
    <w:rsid w:val="00C30821"/>
    <w:rsid w:val="00C327F1"/>
    <w:rsid w:val="00C333B6"/>
    <w:rsid w:val="00C33A60"/>
    <w:rsid w:val="00C35777"/>
    <w:rsid w:val="00C36A79"/>
    <w:rsid w:val="00C37395"/>
    <w:rsid w:val="00C375C9"/>
    <w:rsid w:val="00C44418"/>
    <w:rsid w:val="00C44859"/>
    <w:rsid w:val="00C457D9"/>
    <w:rsid w:val="00C46FC2"/>
    <w:rsid w:val="00C5286A"/>
    <w:rsid w:val="00C53CDB"/>
    <w:rsid w:val="00C56FD4"/>
    <w:rsid w:val="00C628E2"/>
    <w:rsid w:val="00C64056"/>
    <w:rsid w:val="00C6467F"/>
    <w:rsid w:val="00C65559"/>
    <w:rsid w:val="00C65A68"/>
    <w:rsid w:val="00C6686A"/>
    <w:rsid w:val="00C7011C"/>
    <w:rsid w:val="00C71CED"/>
    <w:rsid w:val="00C72E0C"/>
    <w:rsid w:val="00C73541"/>
    <w:rsid w:val="00C759DD"/>
    <w:rsid w:val="00C7662D"/>
    <w:rsid w:val="00C80465"/>
    <w:rsid w:val="00C81DBE"/>
    <w:rsid w:val="00C8232F"/>
    <w:rsid w:val="00C8406E"/>
    <w:rsid w:val="00C848AD"/>
    <w:rsid w:val="00C862AC"/>
    <w:rsid w:val="00C86F8B"/>
    <w:rsid w:val="00C9149D"/>
    <w:rsid w:val="00C93DFF"/>
    <w:rsid w:val="00C95117"/>
    <w:rsid w:val="00C95322"/>
    <w:rsid w:val="00C9600A"/>
    <w:rsid w:val="00CA0793"/>
    <w:rsid w:val="00CA0962"/>
    <w:rsid w:val="00CA289F"/>
    <w:rsid w:val="00CA5360"/>
    <w:rsid w:val="00CA5E99"/>
    <w:rsid w:val="00CB76D1"/>
    <w:rsid w:val="00CC059F"/>
    <w:rsid w:val="00CC3009"/>
    <w:rsid w:val="00CC43F3"/>
    <w:rsid w:val="00CC4AD9"/>
    <w:rsid w:val="00CC7241"/>
    <w:rsid w:val="00CC798B"/>
    <w:rsid w:val="00CC7D6C"/>
    <w:rsid w:val="00CD0669"/>
    <w:rsid w:val="00CD0FAB"/>
    <w:rsid w:val="00CD3B78"/>
    <w:rsid w:val="00CD75FC"/>
    <w:rsid w:val="00CD79F2"/>
    <w:rsid w:val="00CE21E8"/>
    <w:rsid w:val="00CE2F92"/>
    <w:rsid w:val="00CF0EC6"/>
    <w:rsid w:val="00CF40DF"/>
    <w:rsid w:val="00D009D7"/>
    <w:rsid w:val="00D0164B"/>
    <w:rsid w:val="00D01DFB"/>
    <w:rsid w:val="00D07193"/>
    <w:rsid w:val="00D111B2"/>
    <w:rsid w:val="00D11540"/>
    <w:rsid w:val="00D125C7"/>
    <w:rsid w:val="00D154F6"/>
    <w:rsid w:val="00D15882"/>
    <w:rsid w:val="00D159D8"/>
    <w:rsid w:val="00D159FE"/>
    <w:rsid w:val="00D17629"/>
    <w:rsid w:val="00D17C49"/>
    <w:rsid w:val="00D20361"/>
    <w:rsid w:val="00D20F66"/>
    <w:rsid w:val="00D21287"/>
    <w:rsid w:val="00D21888"/>
    <w:rsid w:val="00D27BB7"/>
    <w:rsid w:val="00D3209D"/>
    <w:rsid w:val="00D33BA0"/>
    <w:rsid w:val="00D37D13"/>
    <w:rsid w:val="00D41032"/>
    <w:rsid w:val="00D4120A"/>
    <w:rsid w:val="00D41975"/>
    <w:rsid w:val="00D41AD5"/>
    <w:rsid w:val="00D43272"/>
    <w:rsid w:val="00D444EB"/>
    <w:rsid w:val="00D47BBB"/>
    <w:rsid w:val="00D500C0"/>
    <w:rsid w:val="00D537DD"/>
    <w:rsid w:val="00D554E0"/>
    <w:rsid w:val="00D55547"/>
    <w:rsid w:val="00D56D20"/>
    <w:rsid w:val="00D56E46"/>
    <w:rsid w:val="00D57AA3"/>
    <w:rsid w:val="00D60B72"/>
    <w:rsid w:val="00D62855"/>
    <w:rsid w:val="00D633B3"/>
    <w:rsid w:val="00D635F4"/>
    <w:rsid w:val="00D673C1"/>
    <w:rsid w:val="00D675D4"/>
    <w:rsid w:val="00D71965"/>
    <w:rsid w:val="00D768CA"/>
    <w:rsid w:val="00D7693D"/>
    <w:rsid w:val="00D76940"/>
    <w:rsid w:val="00D834EA"/>
    <w:rsid w:val="00D83D6F"/>
    <w:rsid w:val="00D90363"/>
    <w:rsid w:val="00D90F75"/>
    <w:rsid w:val="00D928F5"/>
    <w:rsid w:val="00D93874"/>
    <w:rsid w:val="00D9397C"/>
    <w:rsid w:val="00D9437F"/>
    <w:rsid w:val="00D944C3"/>
    <w:rsid w:val="00D97670"/>
    <w:rsid w:val="00DA19D1"/>
    <w:rsid w:val="00DA2784"/>
    <w:rsid w:val="00DA39CC"/>
    <w:rsid w:val="00DA3DCC"/>
    <w:rsid w:val="00DA49A0"/>
    <w:rsid w:val="00DA6DBF"/>
    <w:rsid w:val="00DA7A57"/>
    <w:rsid w:val="00DB10B8"/>
    <w:rsid w:val="00DB1624"/>
    <w:rsid w:val="00DB4D6F"/>
    <w:rsid w:val="00DB5670"/>
    <w:rsid w:val="00DC1FD9"/>
    <w:rsid w:val="00DC3A22"/>
    <w:rsid w:val="00DC3B3C"/>
    <w:rsid w:val="00DC4837"/>
    <w:rsid w:val="00DC4AEB"/>
    <w:rsid w:val="00DC63F5"/>
    <w:rsid w:val="00DC65A8"/>
    <w:rsid w:val="00DC749B"/>
    <w:rsid w:val="00DD02AF"/>
    <w:rsid w:val="00DD2DCA"/>
    <w:rsid w:val="00DD4179"/>
    <w:rsid w:val="00DE0898"/>
    <w:rsid w:val="00DE092E"/>
    <w:rsid w:val="00DE35E2"/>
    <w:rsid w:val="00DE4B47"/>
    <w:rsid w:val="00DE74BB"/>
    <w:rsid w:val="00DF1A00"/>
    <w:rsid w:val="00DF2883"/>
    <w:rsid w:val="00DF29F0"/>
    <w:rsid w:val="00DF522A"/>
    <w:rsid w:val="00DF60B5"/>
    <w:rsid w:val="00DF721C"/>
    <w:rsid w:val="00E00238"/>
    <w:rsid w:val="00E03E68"/>
    <w:rsid w:val="00E0694D"/>
    <w:rsid w:val="00E07B3E"/>
    <w:rsid w:val="00E15886"/>
    <w:rsid w:val="00E16145"/>
    <w:rsid w:val="00E168A4"/>
    <w:rsid w:val="00E17780"/>
    <w:rsid w:val="00E205A6"/>
    <w:rsid w:val="00E20DFE"/>
    <w:rsid w:val="00E21161"/>
    <w:rsid w:val="00E21509"/>
    <w:rsid w:val="00E225A1"/>
    <w:rsid w:val="00E23387"/>
    <w:rsid w:val="00E240A4"/>
    <w:rsid w:val="00E24B95"/>
    <w:rsid w:val="00E257E9"/>
    <w:rsid w:val="00E27060"/>
    <w:rsid w:val="00E30411"/>
    <w:rsid w:val="00E3291B"/>
    <w:rsid w:val="00E3509B"/>
    <w:rsid w:val="00E355DF"/>
    <w:rsid w:val="00E36BE3"/>
    <w:rsid w:val="00E4117F"/>
    <w:rsid w:val="00E41B84"/>
    <w:rsid w:val="00E42672"/>
    <w:rsid w:val="00E42D61"/>
    <w:rsid w:val="00E45BDD"/>
    <w:rsid w:val="00E5076E"/>
    <w:rsid w:val="00E50D97"/>
    <w:rsid w:val="00E544E9"/>
    <w:rsid w:val="00E55917"/>
    <w:rsid w:val="00E60BE8"/>
    <w:rsid w:val="00E617FD"/>
    <w:rsid w:val="00E638B7"/>
    <w:rsid w:val="00E66B8E"/>
    <w:rsid w:val="00E66D16"/>
    <w:rsid w:val="00E70D01"/>
    <w:rsid w:val="00E712C1"/>
    <w:rsid w:val="00E7134F"/>
    <w:rsid w:val="00E7140E"/>
    <w:rsid w:val="00E72380"/>
    <w:rsid w:val="00E72D3E"/>
    <w:rsid w:val="00E73BA8"/>
    <w:rsid w:val="00E7777D"/>
    <w:rsid w:val="00E77B0C"/>
    <w:rsid w:val="00E806DD"/>
    <w:rsid w:val="00E80BAB"/>
    <w:rsid w:val="00E80BBC"/>
    <w:rsid w:val="00E850A6"/>
    <w:rsid w:val="00E85CD6"/>
    <w:rsid w:val="00E85FC6"/>
    <w:rsid w:val="00E86D08"/>
    <w:rsid w:val="00E86DE5"/>
    <w:rsid w:val="00E92A56"/>
    <w:rsid w:val="00E93D62"/>
    <w:rsid w:val="00E94C93"/>
    <w:rsid w:val="00E951DC"/>
    <w:rsid w:val="00E964C3"/>
    <w:rsid w:val="00E9688D"/>
    <w:rsid w:val="00E9729C"/>
    <w:rsid w:val="00EA089C"/>
    <w:rsid w:val="00EA24B4"/>
    <w:rsid w:val="00EA345D"/>
    <w:rsid w:val="00EA4AB8"/>
    <w:rsid w:val="00EA7AE4"/>
    <w:rsid w:val="00EB24B3"/>
    <w:rsid w:val="00EB2E37"/>
    <w:rsid w:val="00EB34EC"/>
    <w:rsid w:val="00EC0845"/>
    <w:rsid w:val="00EC2C16"/>
    <w:rsid w:val="00EC36F3"/>
    <w:rsid w:val="00EC587B"/>
    <w:rsid w:val="00ED07F3"/>
    <w:rsid w:val="00ED107E"/>
    <w:rsid w:val="00ED273C"/>
    <w:rsid w:val="00ED7BE8"/>
    <w:rsid w:val="00EE06C0"/>
    <w:rsid w:val="00EE3D7B"/>
    <w:rsid w:val="00EE5BAB"/>
    <w:rsid w:val="00EE7EFF"/>
    <w:rsid w:val="00EF2EF7"/>
    <w:rsid w:val="00EF679E"/>
    <w:rsid w:val="00F00325"/>
    <w:rsid w:val="00F037D6"/>
    <w:rsid w:val="00F04D57"/>
    <w:rsid w:val="00F11667"/>
    <w:rsid w:val="00F11C7C"/>
    <w:rsid w:val="00F12D5F"/>
    <w:rsid w:val="00F176AE"/>
    <w:rsid w:val="00F23637"/>
    <w:rsid w:val="00F236C6"/>
    <w:rsid w:val="00F23704"/>
    <w:rsid w:val="00F24537"/>
    <w:rsid w:val="00F268F5"/>
    <w:rsid w:val="00F305A4"/>
    <w:rsid w:val="00F32DD1"/>
    <w:rsid w:val="00F35706"/>
    <w:rsid w:val="00F42930"/>
    <w:rsid w:val="00F4434E"/>
    <w:rsid w:val="00F45062"/>
    <w:rsid w:val="00F465A9"/>
    <w:rsid w:val="00F46E4E"/>
    <w:rsid w:val="00F505F0"/>
    <w:rsid w:val="00F51A1D"/>
    <w:rsid w:val="00F51EB9"/>
    <w:rsid w:val="00F52D9C"/>
    <w:rsid w:val="00F53A1C"/>
    <w:rsid w:val="00F56D1E"/>
    <w:rsid w:val="00F61134"/>
    <w:rsid w:val="00F61E1C"/>
    <w:rsid w:val="00F61EAB"/>
    <w:rsid w:val="00F6587E"/>
    <w:rsid w:val="00F65DAB"/>
    <w:rsid w:val="00F662D3"/>
    <w:rsid w:val="00F666F1"/>
    <w:rsid w:val="00F710A9"/>
    <w:rsid w:val="00F7301C"/>
    <w:rsid w:val="00F82C14"/>
    <w:rsid w:val="00F83008"/>
    <w:rsid w:val="00F86673"/>
    <w:rsid w:val="00F90A24"/>
    <w:rsid w:val="00F92AFE"/>
    <w:rsid w:val="00F94310"/>
    <w:rsid w:val="00F9605C"/>
    <w:rsid w:val="00F97A44"/>
    <w:rsid w:val="00FA2B80"/>
    <w:rsid w:val="00FA2FC8"/>
    <w:rsid w:val="00FA31CD"/>
    <w:rsid w:val="00FA3BF1"/>
    <w:rsid w:val="00FA3E50"/>
    <w:rsid w:val="00FA4014"/>
    <w:rsid w:val="00FA5097"/>
    <w:rsid w:val="00FA542B"/>
    <w:rsid w:val="00FB4572"/>
    <w:rsid w:val="00FB5893"/>
    <w:rsid w:val="00FB7C5D"/>
    <w:rsid w:val="00FB7F20"/>
    <w:rsid w:val="00FC03A9"/>
    <w:rsid w:val="00FC03D4"/>
    <w:rsid w:val="00FC2E41"/>
    <w:rsid w:val="00FC410D"/>
    <w:rsid w:val="00FC49EE"/>
    <w:rsid w:val="00FC5FC2"/>
    <w:rsid w:val="00FC7634"/>
    <w:rsid w:val="00FD05A3"/>
    <w:rsid w:val="00FD292E"/>
    <w:rsid w:val="00FD2A8B"/>
    <w:rsid w:val="00FD2AE2"/>
    <w:rsid w:val="00FD2B69"/>
    <w:rsid w:val="00FD38AB"/>
    <w:rsid w:val="00FD768F"/>
    <w:rsid w:val="00FE139A"/>
    <w:rsid w:val="00FE229C"/>
    <w:rsid w:val="00FE6F05"/>
    <w:rsid w:val="00FF0A6E"/>
    <w:rsid w:val="00FF16B8"/>
    <w:rsid w:val="00FF252B"/>
    <w:rsid w:val="00FF25CD"/>
    <w:rsid w:val="00FF4A2C"/>
    <w:rsid w:val="00FF6507"/>
    <w:rsid w:val="00FF659E"/>
    <w:rsid w:val="00FF7C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A2F74"/>
    <w:rPr>
      <w:sz w:val="24"/>
      <w:szCs w:val="24"/>
    </w:rPr>
  </w:style>
  <w:style w:type="paragraph" w:styleId="1">
    <w:name w:val="heading 1"/>
    <w:basedOn w:val="a0"/>
    <w:next w:val="a0"/>
    <w:qFormat/>
    <w:rsid w:val="003240AD"/>
    <w:pPr>
      <w:keepNext/>
      <w:jc w:val="center"/>
      <w:outlineLvl w:val="0"/>
    </w:pPr>
    <w:rPr>
      <w:rFonts w:cs="Arial"/>
      <w:b/>
      <w:bCs/>
      <w:kern w:val="32"/>
      <w:sz w:val="28"/>
      <w:szCs w:val="32"/>
    </w:rPr>
  </w:style>
  <w:style w:type="paragraph" w:styleId="2">
    <w:name w:val="heading 2"/>
    <w:basedOn w:val="a0"/>
    <w:next w:val="a0"/>
    <w:qFormat/>
    <w:rsid w:val="005703A3"/>
    <w:pPr>
      <w:keepNext/>
      <w:ind w:firstLine="709"/>
      <w:jc w:val="both"/>
      <w:outlineLvl w:val="1"/>
    </w:pPr>
    <w:rPr>
      <w:rFonts w:cs="Arial"/>
      <w:b/>
      <w:bCs/>
      <w:iCs/>
      <w:sz w:val="28"/>
      <w:szCs w:val="28"/>
    </w:rPr>
  </w:style>
  <w:style w:type="paragraph" w:styleId="3">
    <w:name w:val="heading 3"/>
    <w:basedOn w:val="a0"/>
    <w:next w:val="a0"/>
    <w:link w:val="30"/>
    <w:qFormat/>
    <w:rsid w:val="003240AD"/>
    <w:pPr>
      <w:keepNext/>
      <w:ind w:firstLine="709"/>
      <w:jc w:val="both"/>
      <w:outlineLvl w:val="2"/>
    </w:pPr>
    <w:rPr>
      <w:b/>
      <w:bCs/>
      <w:sz w:val="28"/>
      <w:szCs w:val="26"/>
    </w:rPr>
  </w:style>
  <w:style w:type="paragraph" w:styleId="40">
    <w:name w:val="heading 4"/>
    <w:basedOn w:val="a0"/>
    <w:next w:val="a0"/>
    <w:qFormat/>
    <w:rsid w:val="00930767"/>
    <w:pPr>
      <w:keepNext/>
      <w:spacing w:before="240" w:after="60"/>
      <w:outlineLvl w:val="3"/>
    </w:pPr>
    <w:rPr>
      <w:b/>
      <w:bCs/>
      <w:sz w:val="28"/>
      <w:szCs w:val="28"/>
    </w:rPr>
  </w:style>
  <w:style w:type="paragraph" w:styleId="50">
    <w:name w:val="heading 5"/>
    <w:basedOn w:val="a0"/>
    <w:next w:val="a0"/>
    <w:qFormat/>
    <w:rsid w:val="006E5DAD"/>
    <w:pPr>
      <w:spacing w:before="240" w:after="60"/>
      <w:outlineLvl w:val="4"/>
    </w:pPr>
    <w:rPr>
      <w:b/>
      <w:bCs/>
      <w:i/>
      <w:iCs/>
      <w:sz w:val="26"/>
      <w:szCs w:val="26"/>
    </w:rPr>
  </w:style>
  <w:style w:type="paragraph" w:styleId="6">
    <w:name w:val="heading 6"/>
    <w:basedOn w:val="a0"/>
    <w:next w:val="a0"/>
    <w:qFormat/>
    <w:rsid w:val="007838E7"/>
    <w:pPr>
      <w:spacing w:before="240" w:after="60"/>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link w:val="3"/>
    <w:rsid w:val="003240AD"/>
    <w:rPr>
      <w:rFonts w:cs="Arial"/>
      <w:b/>
      <w:bCs/>
      <w:sz w:val="28"/>
      <w:szCs w:val="26"/>
    </w:rPr>
  </w:style>
  <w:style w:type="paragraph" w:customStyle="1" w:styleId="a4">
    <w:name w:val="текст"/>
    <w:basedOn w:val="a0"/>
    <w:link w:val="a5"/>
    <w:rsid w:val="005A44BE"/>
    <w:pPr>
      <w:ind w:firstLine="709"/>
      <w:jc w:val="both"/>
    </w:pPr>
  </w:style>
  <w:style w:type="paragraph" w:customStyle="1" w:styleId="a6">
    <w:name w:val="картинка"/>
    <w:basedOn w:val="a4"/>
    <w:rsid w:val="00F86673"/>
    <w:pPr>
      <w:ind w:firstLine="0"/>
      <w:jc w:val="center"/>
    </w:pPr>
  </w:style>
  <w:style w:type="paragraph" w:styleId="4">
    <w:name w:val="List Bullet 4"/>
    <w:basedOn w:val="a0"/>
    <w:rsid w:val="00F662D3"/>
    <w:pPr>
      <w:numPr>
        <w:numId w:val="1"/>
      </w:numPr>
    </w:pPr>
  </w:style>
  <w:style w:type="paragraph" w:styleId="a7">
    <w:name w:val="Plain Text"/>
    <w:basedOn w:val="a0"/>
    <w:rsid w:val="00FA2FC8"/>
    <w:rPr>
      <w:rFonts w:ascii="Courier New" w:hAnsi="Courier New" w:cs="Courier New"/>
      <w:sz w:val="20"/>
      <w:szCs w:val="20"/>
    </w:rPr>
  </w:style>
  <w:style w:type="paragraph" w:styleId="a8">
    <w:name w:val="Normal (Web)"/>
    <w:basedOn w:val="a0"/>
    <w:uiPriority w:val="99"/>
    <w:rsid w:val="00A43C85"/>
    <w:pPr>
      <w:spacing w:before="100" w:beforeAutospacing="1" w:after="100" w:afterAutospacing="1"/>
    </w:pPr>
  </w:style>
  <w:style w:type="character" w:styleId="a9">
    <w:name w:val="Hyperlink"/>
    <w:uiPriority w:val="99"/>
    <w:rsid w:val="00A43C85"/>
    <w:rPr>
      <w:color w:val="0000FF"/>
      <w:u w:val="single"/>
    </w:rPr>
  </w:style>
  <w:style w:type="character" w:customStyle="1" w:styleId="a5">
    <w:name w:val="текст Знак"/>
    <w:link w:val="a4"/>
    <w:rsid w:val="0004348D"/>
    <w:rPr>
      <w:sz w:val="24"/>
      <w:szCs w:val="24"/>
      <w:lang w:val="ru-RU" w:eastAsia="ru-RU" w:bidi="ar-SA"/>
    </w:rPr>
  </w:style>
  <w:style w:type="paragraph" w:customStyle="1" w:styleId="aa">
    <w:name w:val="Картинка"/>
    <w:basedOn w:val="a0"/>
    <w:autoRedefine/>
    <w:rsid w:val="00055709"/>
    <w:pPr>
      <w:jc w:val="center"/>
    </w:pPr>
    <w:rPr>
      <w:rFonts w:eastAsia="SimSun"/>
      <w:lang w:eastAsia="zh-CN"/>
    </w:rPr>
  </w:style>
  <w:style w:type="paragraph" w:styleId="10">
    <w:name w:val="toc 1"/>
    <w:basedOn w:val="a0"/>
    <w:next w:val="a0"/>
    <w:autoRedefine/>
    <w:uiPriority w:val="39"/>
    <w:rsid w:val="00785326"/>
    <w:pPr>
      <w:spacing w:before="360"/>
    </w:pPr>
    <w:rPr>
      <w:rFonts w:ascii="Arial" w:hAnsi="Arial" w:cs="Arial"/>
      <w:b/>
      <w:bCs/>
      <w:caps/>
    </w:rPr>
  </w:style>
  <w:style w:type="paragraph" w:styleId="20">
    <w:name w:val="toc 2"/>
    <w:basedOn w:val="a0"/>
    <w:next w:val="a0"/>
    <w:autoRedefine/>
    <w:uiPriority w:val="39"/>
    <w:rsid w:val="00F465A9"/>
    <w:pPr>
      <w:tabs>
        <w:tab w:val="right" w:leader="dot" w:pos="9968"/>
      </w:tabs>
      <w:spacing w:line="360" w:lineRule="auto"/>
      <w:ind w:firstLine="284"/>
    </w:pPr>
    <w:rPr>
      <w:b/>
      <w:bCs/>
      <w:sz w:val="20"/>
      <w:szCs w:val="20"/>
    </w:rPr>
  </w:style>
  <w:style w:type="paragraph" w:styleId="31">
    <w:name w:val="toc 3"/>
    <w:basedOn w:val="a0"/>
    <w:next w:val="a0"/>
    <w:autoRedefine/>
    <w:uiPriority w:val="39"/>
    <w:rsid w:val="003671E5"/>
    <w:pPr>
      <w:tabs>
        <w:tab w:val="right" w:leader="dot" w:pos="9968"/>
      </w:tabs>
      <w:spacing w:line="360" w:lineRule="auto"/>
    </w:pPr>
    <w:rPr>
      <w:sz w:val="20"/>
      <w:szCs w:val="20"/>
    </w:rPr>
  </w:style>
  <w:style w:type="paragraph" w:styleId="41">
    <w:name w:val="toc 4"/>
    <w:basedOn w:val="a0"/>
    <w:next w:val="a0"/>
    <w:autoRedefine/>
    <w:semiHidden/>
    <w:rsid w:val="00785326"/>
    <w:pPr>
      <w:ind w:left="480"/>
    </w:pPr>
    <w:rPr>
      <w:sz w:val="20"/>
      <w:szCs w:val="20"/>
    </w:rPr>
  </w:style>
  <w:style w:type="paragraph" w:styleId="51">
    <w:name w:val="toc 5"/>
    <w:basedOn w:val="a0"/>
    <w:next w:val="a0"/>
    <w:autoRedefine/>
    <w:semiHidden/>
    <w:rsid w:val="00785326"/>
    <w:pPr>
      <w:ind w:left="720"/>
    </w:pPr>
    <w:rPr>
      <w:sz w:val="20"/>
      <w:szCs w:val="20"/>
    </w:rPr>
  </w:style>
  <w:style w:type="paragraph" w:styleId="60">
    <w:name w:val="toc 6"/>
    <w:basedOn w:val="a0"/>
    <w:next w:val="a0"/>
    <w:autoRedefine/>
    <w:semiHidden/>
    <w:rsid w:val="00785326"/>
    <w:pPr>
      <w:ind w:left="960"/>
    </w:pPr>
    <w:rPr>
      <w:sz w:val="20"/>
      <w:szCs w:val="20"/>
    </w:rPr>
  </w:style>
  <w:style w:type="paragraph" w:styleId="7">
    <w:name w:val="toc 7"/>
    <w:basedOn w:val="a0"/>
    <w:next w:val="a0"/>
    <w:autoRedefine/>
    <w:semiHidden/>
    <w:rsid w:val="00785326"/>
    <w:pPr>
      <w:ind w:left="1200"/>
    </w:pPr>
    <w:rPr>
      <w:sz w:val="20"/>
      <w:szCs w:val="20"/>
    </w:rPr>
  </w:style>
  <w:style w:type="paragraph" w:styleId="8">
    <w:name w:val="toc 8"/>
    <w:basedOn w:val="a0"/>
    <w:next w:val="a0"/>
    <w:autoRedefine/>
    <w:semiHidden/>
    <w:rsid w:val="00785326"/>
    <w:pPr>
      <w:ind w:left="1440"/>
    </w:pPr>
    <w:rPr>
      <w:sz w:val="20"/>
      <w:szCs w:val="20"/>
    </w:rPr>
  </w:style>
  <w:style w:type="paragraph" w:styleId="9">
    <w:name w:val="toc 9"/>
    <w:basedOn w:val="a0"/>
    <w:next w:val="a0"/>
    <w:autoRedefine/>
    <w:semiHidden/>
    <w:rsid w:val="00785326"/>
    <w:pPr>
      <w:ind w:left="1680"/>
    </w:pPr>
    <w:rPr>
      <w:sz w:val="20"/>
      <w:szCs w:val="20"/>
    </w:rPr>
  </w:style>
  <w:style w:type="paragraph" w:customStyle="1" w:styleId="ab">
    <w:name w:val="пункт плана"/>
    <w:basedOn w:val="a7"/>
    <w:link w:val="ac"/>
    <w:rsid w:val="002E3006"/>
    <w:pPr>
      <w:jc w:val="center"/>
    </w:pPr>
    <w:rPr>
      <w:rFonts w:ascii="Arial" w:hAnsi="Arial" w:cs="Arial"/>
      <w:b/>
      <w:i/>
      <w:sz w:val="24"/>
      <w:szCs w:val="24"/>
      <w:u w:val="single"/>
    </w:rPr>
  </w:style>
  <w:style w:type="paragraph" w:customStyle="1" w:styleId="ad">
    <w:name w:val="ПростоТекст"/>
    <w:basedOn w:val="a0"/>
    <w:link w:val="ae"/>
    <w:rsid w:val="002E3006"/>
    <w:pPr>
      <w:widowControl w:val="0"/>
      <w:shd w:val="clear" w:color="auto" w:fill="FFFFFF"/>
      <w:autoSpaceDE w:val="0"/>
      <w:autoSpaceDN w:val="0"/>
      <w:adjustRightInd w:val="0"/>
      <w:spacing w:before="120"/>
      <w:ind w:firstLine="720"/>
      <w:jc w:val="both"/>
    </w:pPr>
    <w:rPr>
      <w:color w:val="000000"/>
      <w:szCs w:val="25"/>
    </w:rPr>
  </w:style>
  <w:style w:type="character" w:customStyle="1" w:styleId="ae">
    <w:name w:val="ПростоТекст Знак"/>
    <w:link w:val="ad"/>
    <w:rsid w:val="002E3006"/>
    <w:rPr>
      <w:color w:val="000000"/>
      <w:sz w:val="24"/>
      <w:szCs w:val="25"/>
      <w:lang w:val="ru-RU" w:eastAsia="ru-RU" w:bidi="ar-SA"/>
    </w:rPr>
  </w:style>
  <w:style w:type="character" w:customStyle="1" w:styleId="ac">
    <w:name w:val="пункт плана Знак"/>
    <w:link w:val="ab"/>
    <w:rsid w:val="002E3006"/>
    <w:rPr>
      <w:rFonts w:ascii="Arial" w:hAnsi="Arial" w:cs="Arial"/>
      <w:b/>
      <w:i/>
      <w:sz w:val="24"/>
      <w:szCs w:val="24"/>
      <w:u w:val="single"/>
      <w:lang w:val="ru-RU" w:eastAsia="ru-RU" w:bidi="ar-SA"/>
    </w:rPr>
  </w:style>
  <w:style w:type="paragraph" w:customStyle="1" w:styleId="af">
    <w:name w:val="Текст методы"/>
    <w:basedOn w:val="a0"/>
    <w:rsid w:val="002E3006"/>
    <w:pPr>
      <w:ind w:firstLine="708"/>
      <w:jc w:val="both"/>
    </w:pPr>
    <w:rPr>
      <w:szCs w:val="20"/>
    </w:rPr>
  </w:style>
  <w:style w:type="table" w:styleId="af0">
    <w:name w:val="Table Grid"/>
    <w:basedOn w:val="a2"/>
    <w:rsid w:val="00407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Код"/>
    <w:basedOn w:val="a0"/>
    <w:rsid w:val="00A95334"/>
    <w:rPr>
      <w:sz w:val="20"/>
      <w:szCs w:val="20"/>
    </w:rPr>
  </w:style>
  <w:style w:type="paragraph" w:styleId="5">
    <w:name w:val="List Number 5"/>
    <w:basedOn w:val="a0"/>
    <w:rsid w:val="003712FA"/>
    <w:pPr>
      <w:numPr>
        <w:numId w:val="3"/>
      </w:numPr>
      <w:jc w:val="both"/>
    </w:pPr>
  </w:style>
  <w:style w:type="paragraph" w:styleId="a">
    <w:name w:val="List Number"/>
    <w:basedOn w:val="a0"/>
    <w:rsid w:val="003712FA"/>
    <w:pPr>
      <w:numPr>
        <w:numId w:val="2"/>
      </w:numPr>
    </w:pPr>
  </w:style>
  <w:style w:type="paragraph" w:styleId="af2">
    <w:name w:val="Body Text Indent"/>
    <w:basedOn w:val="a0"/>
    <w:rsid w:val="000A0405"/>
    <w:pPr>
      <w:ind w:left="-900" w:firstLine="360"/>
    </w:pPr>
  </w:style>
  <w:style w:type="paragraph" w:customStyle="1" w:styleId="af3">
    <w:name w:val="Рисунок"/>
    <w:basedOn w:val="a0"/>
    <w:rsid w:val="00CA0793"/>
    <w:pPr>
      <w:jc w:val="center"/>
    </w:pPr>
    <w:rPr>
      <w:rFonts w:eastAsia="SimSun"/>
      <w:lang w:eastAsia="zh-CN"/>
    </w:rPr>
  </w:style>
  <w:style w:type="paragraph" w:styleId="af4">
    <w:name w:val="header"/>
    <w:basedOn w:val="a0"/>
    <w:rsid w:val="009004F0"/>
    <w:pPr>
      <w:tabs>
        <w:tab w:val="center" w:pos="4677"/>
        <w:tab w:val="right" w:pos="9355"/>
      </w:tabs>
    </w:pPr>
  </w:style>
  <w:style w:type="character" w:styleId="af5">
    <w:name w:val="page number"/>
    <w:basedOn w:val="a1"/>
    <w:rsid w:val="009004F0"/>
  </w:style>
  <w:style w:type="paragraph" w:styleId="af6">
    <w:name w:val="Body Text"/>
    <w:basedOn w:val="a0"/>
    <w:link w:val="af7"/>
    <w:rsid w:val="0063580C"/>
    <w:pPr>
      <w:spacing w:after="120"/>
    </w:pPr>
  </w:style>
  <w:style w:type="character" w:customStyle="1" w:styleId="af7">
    <w:name w:val="Основной текст Знак"/>
    <w:link w:val="af6"/>
    <w:rsid w:val="0063580C"/>
    <w:rPr>
      <w:sz w:val="24"/>
      <w:szCs w:val="24"/>
    </w:rPr>
  </w:style>
  <w:style w:type="paragraph" w:styleId="af8">
    <w:name w:val="Subtitle"/>
    <w:basedOn w:val="a0"/>
    <w:link w:val="af9"/>
    <w:qFormat/>
    <w:rsid w:val="00953B1F"/>
    <w:pPr>
      <w:widowControl w:val="0"/>
      <w:tabs>
        <w:tab w:val="left" w:pos="3969"/>
        <w:tab w:val="left" w:pos="7655"/>
      </w:tabs>
      <w:autoSpaceDE w:val="0"/>
      <w:autoSpaceDN w:val="0"/>
      <w:adjustRightInd w:val="0"/>
      <w:jc w:val="center"/>
    </w:pPr>
    <w:rPr>
      <w:color w:val="000000"/>
      <w:sz w:val="28"/>
      <w:szCs w:val="23"/>
    </w:rPr>
  </w:style>
  <w:style w:type="character" w:customStyle="1" w:styleId="af9">
    <w:name w:val="Подзаголовок Знак"/>
    <w:link w:val="af8"/>
    <w:rsid w:val="00953B1F"/>
    <w:rPr>
      <w:rFonts w:cs="Arial"/>
      <w:color w:val="000000"/>
      <w:sz w:val="28"/>
      <w:szCs w:val="23"/>
    </w:rPr>
  </w:style>
  <w:style w:type="paragraph" w:customStyle="1" w:styleId="Default">
    <w:name w:val="Default"/>
    <w:rsid w:val="005321DA"/>
    <w:pPr>
      <w:autoSpaceDE w:val="0"/>
      <w:autoSpaceDN w:val="0"/>
      <w:adjustRightInd w:val="0"/>
    </w:pPr>
    <w:rPr>
      <w:rFonts w:eastAsia="Calibri"/>
      <w:color w:val="000000"/>
      <w:sz w:val="24"/>
      <w:szCs w:val="24"/>
      <w:lang w:eastAsia="en-US"/>
    </w:rPr>
  </w:style>
  <w:style w:type="character" w:styleId="afa">
    <w:name w:val="Strong"/>
    <w:uiPriority w:val="22"/>
    <w:qFormat/>
    <w:rsid w:val="005321DA"/>
    <w:rPr>
      <w:b/>
      <w:bCs/>
    </w:rPr>
  </w:style>
  <w:style w:type="character" w:customStyle="1" w:styleId="apple-converted-space">
    <w:name w:val="apple-converted-space"/>
    <w:basedOn w:val="a1"/>
    <w:rsid w:val="00CA289F"/>
  </w:style>
  <w:style w:type="character" w:styleId="afb">
    <w:name w:val="Emphasis"/>
    <w:uiPriority w:val="20"/>
    <w:qFormat/>
    <w:rsid w:val="005A3B27"/>
    <w:rPr>
      <w:i/>
      <w:iCs/>
    </w:rPr>
  </w:style>
  <w:style w:type="paragraph" w:styleId="afc">
    <w:name w:val="Balloon Text"/>
    <w:basedOn w:val="a0"/>
    <w:link w:val="afd"/>
    <w:uiPriority w:val="99"/>
    <w:semiHidden/>
    <w:unhideWhenUsed/>
    <w:rsid w:val="0064086F"/>
    <w:rPr>
      <w:rFonts w:ascii="Tahoma" w:hAnsi="Tahoma"/>
      <w:sz w:val="16"/>
      <w:szCs w:val="16"/>
    </w:rPr>
  </w:style>
  <w:style w:type="character" w:customStyle="1" w:styleId="afd">
    <w:name w:val="Текст выноски Знак"/>
    <w:link w:val="afc"/>
    <w:uiPriority w:val="99"/>
    <w:semiHidden/>
    <w:rsid w:val="0064086F"/>
    <w:rPr>
      <w:rFonts w:ascii="Tahoma" w:hAnsi="Tahoma" w:cs="Tahoma"/>
      <w:sz w:val="16"/>
      <w:szCs w:val="16"/>
    </w:rPr>
  </w:style>
  <w:style w:type="character" w:styleId="afe">
    <w:name w:val="annotation reference"/>
    <w:uiPriority w:val="99"/>
    <w:semiHidden/>
    <w:unhideWhenUsed/>
    <w:rsid w:val="001950DC"/>
    <w:rPr>
      <w:sz w:val="16"/>
      <w:szCs w:val="16"/>
    </w:rPr>
  </w:style>
  <w:style w:type="paragraph" w:styleId="aff">
    <w:name w:val="annotation text"/>
    <w:basedOn w:val="a0"/>
    <w:link w:val="aff0"/>
    <w:uiPriority w:val="99"/>
    <w:semiHidden/>
    <w:unhideWhenUsed/>
    <w:rsid w:val="001950DC"/>
    <w:rPr>
      <w:sz w:val="20"/>
      <w:szCs w:val="20"/>
    </w:rPr>
  </w:style>
  <w:style w:type="character" w:customStyle="1" w:styleId="aff0">
    <w:name w:val="Текст примечания Знак"/>
    <w:basedOn w:val="a1"/>
    <w:link w:val="aff"/>
    <w:uiPriority w:val="99"/>
    <w:semiHidden/>
    <w:rsid w:val="001950DC"/>
  </w:style>
  <w:style w:type="paragraph" w:styleId="aff1">
    <w:name w:val="annotation subject"/>
    <w:basedOn w:val="aff"/>
    <w:next w:val="aff"/>
    <w:link w:val="aff2"/>
    <w:uiPriority w:val="99"/>
    <w:semiHidden/>
    <w:unhideWhenUsed/>
    <w:rsid w:val="001950DC"/>
    <w:rPr>
      <w:b/>
      <w:bCs/>
    </w:rPr>
  </w:style>
  <w:style w:type="character" w:customStyle="1" w:styleId="aff2">
    <w:name w:val="Тема примечания Знак"/>
    <w:link w:val="aff1"/>
    <w:uiPriority w:val="99"/>
    <w:semiHidden/>
    <w:rsid w:val="001950DC"/>
    <w:rPr>
      <w:b/>
      <w:bCs/>
    </w:rPr>
  </w:style>
  <w:style w:type="paragraph" w:styleId="aff3">
    <w:name w:val="Revision"/>
    <w:hidden/>
    <w:uiPriority w:val="99"/>
    <w:semiHidden/>
    <w:rsid w:val="00E257E9"/>
    <w:rPr>
      <w:sz w:val="24"/>
      <w:szCs w:val="24"/>
    </w:rPr>
  </w:style>
  <w:style w:type="paragraph" w:styleId="HTML">
    <w:name w:val="HTML Preformatted"/>
    <w:basedOn w:val="a0"/>
    <w:link w:val="HTML0"/>
    <w:uiPriority w:val="99"/>
    <w:semiHidden/>
    <w:unhideWhenUsed/>
    <w:rsid w:val="00675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semiHidden/>
    <w:rsid w:val="00675F9B"/>
    <w:rPr>
      <w:rFonts w:ascii="Courier New" w:hAnsi="Courier New" w:cs="Courier New"/>
    </w:rPr>
  </w:style>
  <w:style w:type="character" w:customStyle="1" w:styleId="keyword">
    <w:name w:val="keyword"/>
    <w:basedOn w:val="a1"/>
    <w:rsid w:val="004B6ADB"/>
  </w:style>
  <w:style w:type="character" w:styleId="HTML1">
    <w:name w:val="HTML Code"/>
    <w:uiPriority w:val="99"/>
    <w:semiHidden/>
    <w:unhideWhenUsed/>
    <w:rsid w:val="00FA31CD"/>
    <w:rPr>
      <w:rFonts w:ascii="Courier New" w:eastAsia="Times New Roman" w:hAnsi="Courier New" w:cs="Courier New"/>
      <w:sz w:val="20"/>
      <w:szCs w:val="20"/>
    </w:rPr>
  </w:style>
  <w:style w:type="paragraph" w:customStyle="1" w:styleId="usual">
    <w:name w:val="usual"/>
    <w:basedOn w:val="a0"/>
    <w:rsid w:val="0024344E"/>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0830">
      <w:bodyDiv w:val="1"/>
      <w:marLeft w:val="0"/>
      <w:marRight w:val="0"/>
      <w:marTop w:val="0"/>
      <w:marBottom w:val="0"/>
      <w:divBdr>
        <w:top w:val="none" w:sz="0" w:space="0" w:color="auto"/>
        <w:left w:val="none" w:sz="0" w:space="0" w:color="auto"/>
        <w:bottom w:val="none" w:sz="0" w:space="0" w:color="auto"/>
        <w:right w:val="none" w:sz="0" w:space="0" w:color="auto"/>
      </w:divBdr>
      <w:divsChild>
        <w:div w:id="117869255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383809">
      <w:bodyDiv w:val="1"/>
      <w:marLeft w:val="0"/>
      <w:marRight w:val="0"/>
      <w:marTop w:val="0"/>
      <w:marBottom w:val="0"/>
      <w:divBdr>
        <w:top w:val="none" w:sz="0" w:space="0" w:color="auto"/>
        <w:left w:val="none" w:sz="0" w:space="0" w:color="auto"/>
        <w:bottom w:val="none" w:sz="0" w:space="0" w:color="auto"/>
        <w:right w:val="none" w:sz="0" w:space="0" w:color="auto"/>
      </w:divBdr>
    </w:div>
    <w:div w:id="33238688">
      <w:bodyDiv w:val="1"/>
      <w:marLeft w:val="0"/>
      <w:marRight w:val="0"/>
      <w:marTop w:val="0"/>
      <w:marBottom w:val="0"/>
      <w:divBdr>
        <w:top w:val="none" w:sz="0" w:space="0" w:color="auto"/>
        <w:left w:val="none" w:sz="0" w:space="0" w:color="auto"/>
        <w:bottom w:val="none" w:sz="0" w:space="0" w:color="auto"/>
        <w:right w:val="none" w:sz="0" w:space="0" w:color="auto"/>
      </w:divBdr>
    </w:div>
    <w:div w:id="34160225">
      <w:bodyDiv w:val="1"/>
      <w:marLeft w:val="0"/>
      <w:marRight w:val="0"/>
      <w:marTop w:val="0"/>
      <w:marBottom w:val="0"/>
      <w:divBdr>
        <w:top w:val="none" w:sz="0" w:space="0" w:color="auto"/>
        <w:left w:val="none" w:sz="0" w:space="0" w:color="auto"/>
        <w:bottom w:val="none" w:sz="0" w:space="0" w:color="auto"/>
        <w:right w:val="none" w:sz="0" w:space="0" w:color="auto"/>
      </w:divBdr>
    </w:div>
    <w:div w:id="38477661">
      <w:bodyDiv w:val="1"/>
      <w:marLeft w:val="0"/>
      <w:marRight w:val="0"/>
      <w:marTop w:val="0"/>
      <w:marBottom w:val="0"/>
      <w:divBdr>
        <w:top w:val="none" w:sz="0" w:space="0" w:color="auto"/>
        <w:left w:val="none" w:sz="0" w:space="0" w:color="auto"/>
        <w:bottom w:val="none" w:sz="0" w:space="0" w:color="auto"/>
        <w:right w:val="none" w:sz="0" w:space="0" w:color="auto"/>
      </w:divBdr>
    </w:div>
    <w:div w:id="40986994">
      <w:bodyDiv w:val="1"/>
      <w:marLeft w:val="0"/>
      <w:marRight w:val="0"/>
      <w:marTop w:val="0"/>
      <w:marBottom w:val="0"/>
      <w:divBdr>
        <w:top w:val="none" w:sz="0" w:space="0" w:color="auto"/>
        <w:left w:val="none" w:sz="0" w:space="0" w:color="auto"/>
        <w:bottom w:val="none" w:sz="0" w:space="0" w:color="auto"/>
        <w:right w:val="none" w:sz="0" w:space="0" w:color="auto"/>
      </w:divBdr>
    </w:div>
    <w:div w:id="42490372">
      <w:bodyDiv w:val="1"/>
      <w:marLeft w:val="0"/>
      <w:marRight w:val="0"/>
      <w:marTop w:val="0"/>
      <w:marBottom w:val="0"/>
      <w:divBdr>
        <w:top w:val="none" w:sz="0" w:space="0" w:color="auto"/>
        <w:left w:val="none" w:sz="0" w:space="0" w:color="auto"/>
        <w:bottom w:val="none" w:sz="0" w:space="0" w:color="auto"/>
        <w:right w:val="none" w:sz="0" w:space="0" w:color="auto"/>
      </w:divBdr>
    </w:div>
    <w:div w:id="69890844">
      <w:bodyDiv w:val="1"/>
      <w:marLeft w:val="0"/>
      <w:marRight w:val="0"/>
      <w:marTop w:val="0"/>
      <w:marBottom w:val="0"/>
      <w:divBdr>
        <w:top w:val="none" w:sz="0" w:space="0" w:color="auto"/>
        <w:left w:val="none" w:sz="0" w:space="0" w:color="auto"/>
        <w:bottom w:val="none" w:sz="0" w:space="0" w:color="auto"/>
        <w:right w:val="none" w:sz="0" w:space="0" w:color="auto"/>
      </w:divBdr>
      <w:divsChild>
        <w:div w:id="430052630">
          <w:marLeft w:val="0"/>
          <w:marRight w:val="0"/>
          <w:marTop w:val="0"/>
          <w:marBottom w:val="0"/>
          <w:divBdr>
            <w:top w:val="none" w:sz="0" w:space="0" w:color="auto"/>
            <w:left w:val="none" w:sz="0" w:space="0" w:color="auto"/>
            <w:bottom w:val="none" w:sz="0" w:space="0" w:color="auto"/>
            <w:right w:val="none" w:sz="0" w:space="0" w:color="auto"/>
          </w:divBdr>
        </w:div>
      </w:divsChild>
    </w:div>
    <w:div w:id="73867740">
      <w:bodyDiv w:val="1"/>
      <w:marLeft w:val="0"/>
      <w:marRight w:val="0"/>
      <w:marTop w:val="0"/>
      <w:marBottom w:val="0"/>
      <w:divBdr>
        <w:top w:val="none" w:sz="0" w:space="0" w:color="auto"/>
        <w:left w:val="none" w:sz="0" w:space="0" w:color="auto"/>
        <w:bottom w:val="none" w:sz="0" w:space="0" w:color="auto"/>
        <w:right w:val="none" w:sz="0" w:space="0" w:color="auto"/>
      </w:divBdr>
    </w:div>
    <w:div w:id="79328356">
      <w:bodyDiv w:val="1"/>
      <w:marLeft w:val="0"/>
      <w:marRight w:val="0"/>
      <w:marTop w:val="0"/>
      <w:marBottom w:val="0"/>
      <w:divBdr>
        <w:top w:val="none" w:sz="0" w:space="0" w:color="auto"/>
        <w:left w:val="none" w:sz="0" w:space="0" w:color="auto"/>
        <w:bottom w:val="none" w:sz="0" w:space="0" w:color="auto"/>
        <w:right w:val="none" w:sz="0" w:space="0" w:color="auto"/>
      </w:divBdr>
    </w:div>
    <w:div w:id="129173852">
      <w:bodyDiv w:val="1"/>
      <w:marLeft w:val="0"/>
      <w:marRight w:val="0"/>
      <w:marTop w:val="0"/>
      <w:marBottom w:val="0"/>
      <w:divBdr>
        <w:top w:val="none" w:sz="0" w:space="0" w:color="auto"/>
        <w:left w:val="none" w:sz="0" w:space="0" w:color="auto"/>
        <w:bottom w:val="none" w:sz="0" w:space="0" w:color="auto"/>
        <w:right w:val="none" w:sz="0" w:space="0" w:color="auto"/>
      </w:divBdr>
    </w:div>
    <w:div w:id="156580655">
      <w:bodyDiv w:val="1"/>
      <w:marLeft w:val="0"/>
      <w:marRight w:val="0"/>
      <w:marTop w:val="0"/>
      <w:marBottom w:val="0"/>
      <w:divBdr>
        <w:top w:val="none" w:sz="0" w:space="0" w:color="auto"/>
        <w:left w:val="none" w:sz="0" w:space="0" w:color="auto"/>
        <w:bottom w:val="none" w:sz="0" w:space="0" w:color="auto"/>
        <w:right w:val="none" w:sz="0" w:space="0" w:color="auto"/>
      </w:divBdr>
    </w:div>
    <w:div w:id="186218138">
      <w:bodyDiv w:val="1"/>
      <w:marLeft w:val="0"/>
      <w:marRight w:val="0"/>
      <w:marTop w:val="0"/>
      <w:marBottom w:val="0"/>
      <w:divBdr>
        <w:top w:val="none" w:sz="0" w:space="0" w:color="auto"/>
        <w:left w:val="none" w:sz="0" w:space="0" w:color="auto"/>
        <w:bottom w:val="none" w:sz="0" w:space="0" w:color="auto"/>
        <w:right w:val="none" w:sz="0" w:space="0" w:color="auto"/>
      </w:divBdr>
      <w:divsChild>
        <w:div w:id="1569223532">
          <w:marLeft w:val="0"/>
          <w:marRight w:val="0"/>
          <w:marTop w:val="0"/>
          <w:marBottom w:val="0"/>
          <w:divBdr>
            <w:top w:val="none" w:sz="0" w:space="0" w:color="auto"/>
            <w:left w:val="none" w:sz="0" w:space="0" w:color="auto"/>
            <w:bottom w:val="none" w:sz="0" w:space="0" w:color="auto"/>
            <w:right w:val="none" w:sz="0" w:space="0" w:color="auto"/>
          </w:divBdr>
        </w:div>
        <w:div w:id="485781919">
          <w:marLeft w:val="0"/>
          <w:marRight w:val="0"/>
          <w:marTop w:val="0"/>
          <w:marBottom w:val="0"/>
          <w:divBdr>
            <w:top w:val="none" w:sz="0" w:space="0" w:color="auto"/>
            <w:left w:val="none" w:sz="0" w:space="0" w:color="auto"/>
            <w:bottom w:val="none" w:sz="0" w:space="0" w:color="auto"/>
            <w:right w:val="none" w:sz="0" w:space="0" w:color="auto"/>
          </w:divBdr>
        </w:div>
      </w:divsChild>
    </w:div>
    <w:div w:id="187373147">
      <w:bodyDiv w:val="1"/>
      <w:marLeft w:val="0"/>
      <w:marRight w:val="0"/>
      <w:marTop w:val="0"/>
      <w:marBottom w:val="0"/>
      <w:divBdr>
        <w:top w:val="none" w:sz="0" w:space="0" w:color="auto"/>
        <w:left w:val="none" w:sz="0" w:space="0" w:color="auto"/>
        <w:bottom w:val="none" w:sz="0" w:space="0" w:color="auto"/>
        <w:right w:val="none" w:sz="0" w:space="0" w:color="auto"/>
      </w:divBdr>
    </w:div>
    <w:div w:id="208955260">
      <w:bodyDiv w:val="1"/>
      <w:marLeft w:val="0"/>
      <w:marRight w:val="0"/>
      <w:marTop w:val="0"/>
      <w:marBottom w:val="0"/>
      <w:divBdr>
        <w:top w:val="none" w:sz="0" w:space="0" w:color="auto"/>
        <w:left w:val="none" w:sz="0" w:space="0" w:color="auto"/>
        <w:bottom w:val="none" w:sz="0" w:space="0" w:color="auto"/>
        <w:right w:val="none" w:sz="0" w:space="0" w:color="auto"/>
      </w:divBdr>
    </w:div>
    <w:div w:id="227737946">
      <w:bodyDiv w:val="1"/>
      <w:marLeft w:val="0"/>
      <w:marRight w:val="0"/>
      <w:marTop w:val="0"/>
      <w:marBottom w:val="0"/>
      <w:divBdr>
        <w:top w:val="none" w:sz="0" w:space="0" w:color="auto"/>
        <w:left w:val="none" w:sz="0" w:space="0" w:color="auto"/>
        <w:bottom w:val="none" w:sz="0" w:space="0" w:color="auto"/>
        <w:right w:val="none" w:sz="0" w:space="0" w:color="auto"/>
      </w:divBdr>
      <w:divsChild>
        <w:div w:id="42020784">
          <w:marLeft w:val="0"/>
          <w:marRight w:val="0"/>
          <w:marTop w:val="0"/>
          <w:marBottom w:val="0"/>
          <w:divBdr>
            <w:top w:val="none" w:sz="0" w:space="0" w:color="auto"/>
            <w:left w:val="none" w:sz="0" w:space="0" w:color="auto"/>
            <w:bottom w:val="none" w:sz="0" w:space="0" w:color="auto"/>
            <w:right w:val="none" w:sz="0" w:space="0" w:color="auto"/>
          </w:divBdr>
        </w:div>
        <w:div w:id="67699649">
          <w:marLeft w:val="0"/>
          <w:marRight w:val="0"/>
          <w:marTop w:val="0"/>
          <w:marBottom w:val="0"/>
          <w:divBdr>
            <w:top w:val="none" w:sz="0" w:space="0" w:color="auto"/>
            <w:left w:val="none" w:sz="0" w:space="0" w:color="auto"/>
            <w:bottom w:val="none" w:sz="0" w:space="0" w:color="auto"/>
            <w:right w:val="none" w:sz="0" w:space="0" w:color="auto"/>
          </w:divBdr>
        </w:div>
        <w:div w:id="198207262">
          <w:marLeft w:val="0"/>
          <w:marRight w:val="0"/>
          <w:marTop w:val="0"/>
          <w:marBottom w:val="0"/>
          <w:divBdr>
            <w:top w:val="none" w:sz="0" w:space="0" w:color="auto"/>
            <w:left w:val="none" w:sz="0" w:space="0" w:color="auto"/>
            <w:bottom w:val="none" w:sz="0" w:space="0" w:color="auto"/>
            <w:right w:val="none" w:sz="0" w:space="0" w:color="auto"/>
          </w:divBdr>
        </w:div>
        <w:div w:id="366806288">
          <w:marLeft w:val="0"/>
          <w:marRight w:val="0"/>
          <w:marTop w:val="0"/>
          <w:marBottom w:val="0"/>
          <w:divBdr>
            <w:top w:val="none" w:sz="0" w:space="0" w:color="auto"/>
            <w:left w:val="none" w:sz="0" w:space="0" w:color="auto"/>
            <w:bottom w:val="none" w:sz="0" w:space="0" w:color="auto"/>
            <w:right w:val="none" w:sz="0" w:space="0" w:color="auto"/>
          </w:divBdr>
        </w:div>
        <w:div w:id="411463947">
          <w:marLeft w:val="0"/>
          <w:marRight w:val="0"/>
          <w:marTop w:val="0"/>
          <w:marBottom w:val="0"/>
          <w:divBdr>
            <w:top w:val="none" w:sz="0" w:space="0" w:color="auto"/>
            <w:left w:val="none" w:sz="0" w:space="0" w:color="auto"/>
            <w:bottom w:val="none" w:sz="0" w:space="0" w:color="auto"/>
            <w:right w:val="none" w:sz="0" w:space="0" w:color="auto"/>
          </w:divBdr>
        </w:div>
        <w:div w:id="484246105">
          <w:marLeft w:val="0"/>
          <w:marRight w:val="0"/>
          <w:marTop w:val="0"/>
          <w:marBottom w:val="0"/>
          <w:divBdr>
            <w:top w:val="none" w:sz="0" w:space="0" w:color="auto"/>
            <w:left w:val="none" w:sz="0" w:space="0" w:color="auto"/>
            <w:bottom w:val="none" w:sz="0" w:space="0" w:color="auto"/>
            <w:right w:val="none" w:sz="0" w:space="0" w:color="auto"/>
          </w:divBdr>
        </w:div>
        <w:div w:id="938221867">
          <w:marLeft w:val="0"/>
          <w:marRight w:val="0"/>
          <w:marTop w:val="0"/>
          <w:marBottom w:val="0"/>
          <w:divBdr>
            <w:top w:val="none" w:sz="0" w:space="0" w:color="auto"/>
            <w:left w:val="none" w:sz="0" w:space="0" w:color="auto"/>
            <w:bottom w:val="none" w:sz="0" w:space="0" w:color="auto"/>
            <w:right w:val="none" w:sz="0" w:space="0" w:color="auto"/>
          </w:divBdr>
        </w:div>
        <w:div w:id="1468014197">
          <w:marLeft w:val="0"/>
          <w:marRight w:val="0"/>
          <w:marTop w:val="0"/>
          <w:marBottom w:val="0"/>
          <w:divBdr>
            <w:top w:val="none" w:sz="0" w:space="0" w:color="auto"/>
            <w:left w:val="none" w:sz="0" w:space="0" w:color="auto"/>
            <w:bottom w:val="none" w:sz="0" w:space="0" w:color="auto"/>
            <w:right w:val="none" w:sz="0" w:space="0" w:color="auto"/>
          </w:divBdr>
        </w:div>
        <w:div w:id="1646815907">
          <w:marLeft w:val="0"/>
          <w:marRight w:val="0"/>
          <w:marTop w:val="0"/>
          <w:marBottom w:val="0"/>
          <w:divBdr>
            <w:top w:val="none" w:sz="0" w:space="0" w:color="auto"/>
            <w:left w:val="none" w:sz="0" w:space="0" w:color="auto"/>
            <w:bottom w:val="none" w:sz="0" w:space="0" w:color="auto"/>
            <w:right w:val="none" w:sz="0" w:space="0" w:color="auto"/>
          </w:divBdr>
        </w:div>
        <w:div w:id="1927417664">
          <w:marLeft w:val="0"/>
          <w:marRight w:val="0"/>
          <w:marTop w:val="0"/>
          <w:marBottom w:val="0"/>
          <w:divBdr>
            <w:top w:val="none" w:sz="0" w:space="0" w:color="auto"/>
            <w:left w:val="none" w:sz="0" w:space="0" w:color="auto"/>
            <w:bottom w:val="none" w:sz="0" w:space="0" w:color="auto"/>
            <w:right w:val="none" w:sz="0" w:space="0" w:color="auto"/>
          </w:divBdr>
        </w:div>
      </w:divsChild>
    </w:div>
    <w:div w:id="260141421">
      <w:bodyDiv w:val="1"/>
      <w:marLeft w:val="0"/>
      <w:marRight w:val="0"/>
      <w:marTop w:val="0"/>
      <w:marBottom w:val="0"/>
      <w:divBdr>
        <w:top w:val="none" w:sz="0" w:space="0" w:color="auto"/>
        <w:left w:val="none" w:sz="0" w:space="0" w:color="auto"/>
        <w:bottom w:val="none" w:sz="0" w:space="0" w:color="auto"/>
        <w:right w:val="none" w:sz="0" w:space="0" w:color="auto"/>
      </w:divBdr>
    </w:div>
    <w:div w:id="278687705">
      <w:bodyDiv w:val="1"/>
      <w:marLeft w:val="0"/>
      <w:marRight w:val="0"/>
      <w:marTop w:val="0"/>
      <w:marBottom w:val="0"/>
      <w:divBdr>
        <w:top w:val="none" w:sz="0" w:space="0" w:color="auto"/>
        <w:left w:val="none" w:sz="0" w:space="0" w:color="auto"/>
        <w:bottom w:val="none" w:sz="0" w:space="0" w:color="auto"/>
        <w:right w:val="none" w:sz="0" w:space="0" w:color="auto"/>
      </w:divBdr>
    </w:div>
    <w:div w:id="291715897">
      <w:bodyDiv w:val="1"/>
      <w:marLeft w:val="0"/>
      <w:marRight w:val="0"/>
      <w:marTop w:val="0"/>
      <w:marBottom w:val="0"/>
      <w:divBdr>
        <w:top w:val="none" w:sz="0" w:space="0" w:color="auto"/>
        <w:left w:val="none" w:sz="0" w:space="0" w:color="auto"/>
        <w:bottom w:val="none" w:sz="0" w:space="0" w:color="auto"/>
        <w:right w:val="none" w:sz="0" w:space="0" w:color="auto"/>
      </w:divBdr>
    </w:div>
    <w:div w:id="297536839">
      <w:bodyDiv w:val="1"/>
      <w:marLeft w:val="0"/>
      <w:marRight w:val="0"/>
      <w:marTop w:val="0"/>
      <w:marBottom w:val="0"/>
      <w:divBdr>
        <w:top w:val="none" w:sz="0" w:space="0" w:color="auto"/>
        <w:left w:val="none" w:sz="0" w:space="0" w:color="auto"/>
        <w:bottom w:val="none" w:sz="0" w:space="0" w:color="auto"/>
        <w:right w:val="none" w:sz="0" w:space="0" w:color="auto"/>
      </w:divBdr>
    </w:div>
    <w:div w:id="306861764">
      <w:bodyDiv w:val="1"/>
      <w:marLeft w:val="0"/>
      <w:marRight w:val="0"/>
      <w:marTop w:val="0"/>
      <w:marBottom w:val="0"/>
      <w:divBdr>
        <w:top w:val="none" w:sz="0" w:space="0" w:color="auto"/>
        <w:left w:val="none" w:sz="0" w:space="0" w:color="auto"/>
        <w:bottom w:val="none" w:sz="0" w:space="0" w:color="auto"/>
        <w:right w:val="none" w:sz="0" w:space="0" w:color="auto"/>
      </w:divBdr>
    </w:div>
    <w:div w:id="309527393">
      <w:bodyDiv w:val="1"/>
      <w:marLeft w:val="0"/>
      <w:marRight w:val="0"/>
      <w:marTop w:val="0"/>
      <w:marBottom w:val="0"/>
      <w:divBdr>
        <w:top w:val="none" w:sz="0" w:space="0" w:color="auto"/>
        <w:left w:val="none" w:sz="0" w:space="0" w:color="auto"/>
        <w:bottom w:val="none" w:sz="0" w:space="0" w:color="auto"/>
        <w:right w:val="none" w:sz="0" w:space="0" w:color="auto"/>
      </w:divBdr>
    </w:div>
    <w:div w:id="322973966">
      <w:bodyDiv w:val="1"/>
      <w:marLeft w:val="0"/>
      <w:marRight w:val="0"/>
      <w:marTop w:val="0"/>
      <w:marBottom w:val="0"/>
      <w:divBdr>
        <w:top w:val="none" w:sz="0" w:space="0" w:color="auto"/>
        <w:left w:val="none" w:sz="0" w:space="0" w:color="auto"/>
        <w:bottom w:val="none" w:sz="0" w:space="0" w:color="auto"/>
        <w:right w:val="none" w:sz="0" w:space="0" w:color="auto"/>
      </w:divBdr>
    </w:div>
    <w:div w:id="339045680">
      <w:bodyDiv w:val="1"/>
      <w:marLeft w:val="0"/>
      <w:marRight w:val="0"/>
      <w:marTop w:val="0"/>
      <w:marBottom w:val="0"/>
      <w:divBdr>
        <w:top w:val="none" w:sz="0" w:space="0" w:color="auto"/>
        <w:left w:val="none" w:sz="0" w:space="0" w:color="auto"/>
        <w:bottom w:val="none" w:sz="0" w:space="0" w:color="auto"/>
        <w:right w:val="none" w:sz="0" w:space="0" w:color="auto"/>
      </w:divBdr>
      <w:divsChild>
        <w:div w:id="1858033400">
          <w:marLeft w:val="0"/>
          <w:marRight w:val="0"/>
          <w:marTop w:val="0"/>
          <w:marBottom w:val="0"/>
          <w:divBdr>
            <w:top w:val="none" w:sz="0" w:space="0" w:color="auto"/>
            <w:left w:val="none" w:sz="0" w:space="0" w:color="auto"/>
            <w:bottom w:val="none" w:sz="0" w:space="0" w:color="auto"/>
            <w:right w:val="none" w:sz="0" w:space="0" w:color="auto"/>
          </w:divBdr>
        </w:div>
      </w:divsChild>
    </w:div>
    <w:div w:id="343825099">
      <w:bodyDiv w:val="1"/>
      <w:marLeft w:val="0"/>
      <w:marRight w:val="0"/>
      <w:marTop w:val="0"/>
      <w:marBottom w:val="0"/>
      <w:divBdr>
        <w:top w:val="none" w:sz="0" w:space="0" w:color="auto"/>
        <w:left w:val="none" w:sz="0" w:space="0" w:color="auto"/>
        <w:bottom w:val="none" w:sz="0" w:space="0" w:color="auto"/>
        <w:right w:val="none" w:sz="0" w:space="0" w:color="auto"/>
      </w:divBdr>
    </w:div>
    <w:div w:id="344333305">
      <w:bodyDiv w:val="1"/>
      <w:marLeft w:val="0"/>
      <w:marRight w:val="0"/>
      <w:marTop w:val="0"/>
      <w:marBottom w:val="0"/>
      <w:divBdr>
        <w:top w:val="none" w:sz="0" w:space="0" w:color="auto"/>
        <w:left w:val="none" w:sz="0" w:space="0" w:color="auto"/>
        <w:bottom w:val="none" w:sz="0" w:space="0" w:color="auto"/>
        <w:right w:val="none" w:sz="0" w:space="0" w:color="auto"/>
      </w:divBdr>
    </w:div>
    <w:div w:id="352149532">
      <w:bodyDiv w:val="1"/>
      <w:marLeft w:val="0"/>
      <w:marRight w:val="0"/>
      <w:marTop w:val="0"/>
      <w:marBottom w:val="0"/>
      <w:divBdr>
        <w:top w:val="none" w:sz="0" w:space="0" w:color="auto"/>
        <w:left w:val="none" w:sz="0" w:space="0" w:color="auto"/>
        <w:bottom w:val="none" w:sz="0" w:space="0" w:color="auto"/>
        <w:right w:val="none" w:sz="0" w:space="0" w:color="auto"/>
      </w:divBdr>
      <w:divsChild>
        <w:div w:id="678654174">
          <w:blockQuote w:val="1"/>
          <w:marLeft w:val="720"/>
          <w:marRight w:val="0"/>
          <w:marTop w:val="100"/>
          <w:marBottom w:val="100"/>
          <w:divBdr>
            <w:top w:val="none" w:sz="0" w:space="0" w:color="auto"/>
            <w:left w:val="none" w:sz="0" w:space="0" w:color="auto"/>
            <w:bottom w:val="none" w:sz="0" w:space="0" w:color="auto"/>
            <w:right w:val="none" w:sz="0" w:space="0" w:color="auto"/>
          </w:divBdr>
        </w:div>
        <w:div w:id="76206776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6415747">
      <w:bodyDiv w:val="1"/>
      <w:marLeft w:val="0"/>
      <w:marRight w:val="0"/>
      <w:marTop w:val="0"/>
      <w:marBottom w:val="0"/>
      <w:divBdr>
        <w:top w:val="none" w:sz="0" w:space="0" w:color="auto"/>
        <w:left w:val="none" w:sz="0" w:space="0" w:color="auto"/>
        <w:bottom w:val="none" w:sz="0" w:space="0" w:color="auto"/>
        <w:right w:val="none" w:sz="0" w:space="0" w:color="auto"/>
      </w:divBdr>
    </w:div>
    <w:div w:id="387803060">
      <w:bodyDiv w:val="1"/>
      <w:marLeft w:val="0"/>
      <w:marRight w:val="0"/>
      <w:marTop w:val="0"/>
      <w:marBottom w:val="0"/>
      <w:divBdr>
        <w:top w:val="none" w:sz="0" w:space="0" w:color="auto"/>
        <w:left w:val="none" w:sz="0" w:space="0" w:color="auto"/>
        <w:bottom w:val="none" w:sz="0" w:space="0" w:color="auto"/>
        <w:right w:val="none" w:sz="0" w:space="0" w:color="auto"/>
      </w:divBdr>
    </w:div>
    <w:div w:id="397820819">
      <w:bodyDiv w:val="1"/>
      <w:marLeft w:val="0"/>
      <w:marRight w:val="0"/>
      <w:marTop w:val="0"/>
      <w:marBottom w:val="0"/>
      <w:divBdr>
        <w:top w:val="none" w:sz="0" w:space="0" w:color="auto"/>
        <w:left w:val="none" w:sz="0" w:space="0" w:color="auto"/>
        <w:bottom w:val="none" w:sz="0" w:space="0" w:color="auto"/>
        <w:right w:val="none" w:sz="0" w:space="0" w:color="auto"/>
      </w:divBdr>
    </w:div>
    <w:div w:id="428430650">
      <w:bodyDiv w:val="1"/>
      <w:marLeft w:val="0"/>
      <w:marRight w:val="0"/>
      <w:marTop w:val="0"/>
      <w:marBottom w:val="0"/>
      <w:divBdr>
        <w:top w:val="none" w:sz="0" w:space="0" w:color="auto"/>
        <w:left w:val="none" w:sz="0" w:space="0" w:color="auto"/>
        <w:bottom w:val="none" w:sz="0" w:space="0" w:color="auto"/>
        <w:right w:val="none" w:sz="0" w:space="0" w:color="auto"/>
      </w:divBdr>
    </w:div>
    <w:div w:id="448429815">
      <w:bodyDiv w:val="1"/>
      <w:marLeft w:val="0"/>
      <w:marRight w:val="0"/>
      <w:marTop w:val="0"/>
      <w:marBottom w:val="0"/>
      <w:divBdr>
        <w:top w:val="none" w:sz="0" w:space="0" w:color="auto"/>
        <w:left w:val="none" w:sz="0" w:space="0" w:color="auto"/>
        <w:bottom w:val="none" w:sz="0" w:space="0" w:color="auto"/>
        <w:right w:val="none" w:sz="0" w:space="0" w:color="auto"/>
      </w:divBdr>
    </w:div>
    <w:div w:id="471210872">
      <w:bodyDiv w:val="1"/>
      <w:marLeft w:val="0"/>
      <w:marRight w:val="0"/>
      <w:marTop w:val="0"/>
      <w:marBottom w:val="0"/>
      <w:divBdr>
        <w:top w:val="none" w:sz="0" w:space="0" w:color="auto"/>
        <w:left w:val="none" w:sz="0" w:space="0" w:color="auto"/>
        <w:bottom w:val="none" w:sz="0" w:space="0" w:color="auto"/>
        <w:right w:val="none" w:sz="0" w:space="0" w:color="auto"/>
      </w:divBdr>
    </w:div>
    <w:div w:id="516311747">
      <w:bodyDiv w:val="1"/>
      <w:marLeft w:val="0"/>
      <w:marRight w:val="0"/>
      <w:marTop w:val="0"/>
      <w:marBottom w:val="0"/>
      <w:divBdr>
        <w:top w:val="none" w:sz="0" w:space="0" w:color="auto"/>
        <w:left w:val="none" w:sz="0" w:space="0" w:color="auto"/>
        <w:bottom w:val="none" w:sz="0" w:space="0" w:color="auto"/>
        <w:right w:val="none" w:sz="0" w:space="0" w:color="auto"/>
      </w:divBdr>
    </w:div>
    <w:div w:id="533151950">
      <w:bodyDiv w:val="1"/>
      <w:marLeft w:val="0"/>
      <w:marRight w:val="0"/>
      <w:marTop w:val="0"/>
      <w:marBottom w:val="0"/>
      <w:divBdr>
        <w:top w:val="none" w:sz="0" w:space="0" w:color="auto"/>
        <w:left w:val="none" w:sz="0" w:space="0" w:color="auto"/>
        <w:bottom w:val="none" w:sz="0" w:space="0" w:color="auto"/>
        <w:right w:val="none" w:sz="0" w:space="0" w:color="auto"/>
      </w:divBdr>
    </w:div>
    <w:div w:id="555892294">
      <w:bodyDiv w:val="1"/>
      <w:marLeft w:val="0"/>
      <w:marRight w:val="0"/>
      <w:marTop w:val="0"/>
      <w:marBottom w:val="0"/>
      <w:divBdr>
        <w:top w:val="none" w:sz="0" w:space="0" w:color="auto"/>
        <w:left w:val="none" w:sz="0" w:space="0" w:color="auto"/>
        <w:bottom w:val="none" w:sz="0" w:space="0" w:color="auto"/>
        <w:right w:val="none" w:sz="0" w:space="0" w:color="auto"/>
      </w:divBdr>
    </w:div>
    <w:div w:id="558320316">
      <w:bodyDiv w:val="1"/>
      <w:marLeft w:val="0"/>
      <w:marRight w:val="0"/>
      <w:marTop w:val="0"/>
      <w:marBottom w:val="0"/>
      <w:divBdr>
        <w:top w:val="none" w:sz="0" w:space="0" w:color="auto"/>
        <w:left w:val="none" w:sz="0" w:space="0" w:color="auto"/>
        <w:bottom w:val="none" w:sz="0" w:space="0" w:color="auto"/>
        <w:right w:val="none" w:sz="0" w:space="0" w:color="auto"/>
      </w:divBdr>
    </w:div>
    <w:div w:id="643705297">
      <w:bodyDiv w:val="1"/>
      <w:marLeft w:val="0"/>
      <w:marRight w:val="0"/>
      <w:marTop w:val="0"/>
      <w:marBottom w:val="0"/>
      <w:divBdr>
        <w:top w:val="none" w:sz="0" w:space="0" w:color="auto"/>
        <w:left w:val="none" w:sz="0" w:space="0" w:color="auto"/>
        <w:bottom w:val="none" w:sz="0" w:space="0" w:color="auto"/>
        <w:right w:val="none" w:sz="0" w:space="0" w:color="auto"/>
      </w:divBdr>
    </w:div>
    <w:div w:id="682316846">
      <w:bodyDiv w:val="1"/>
      <w:marLeft w:val="0"/>
      <w:marRight w:val="0"/>
      <w:marTop w:val="0"/>
      <w:marBottom w:val="0"/>
      <w:divBdr>
        <w:top w:val="none" w:sz="0" w:space="0" w:color="auto"/>
        <w:left w:val="none" w:sz="0" w:space="0" w:color="auto"/>
        <w:bottom w:val="none" w:sz="0" w:space="0" w:color="auto"/>
        <w:right w:val="none" w:sz="0" w:space="0" w:color="auto"/>
      </w:divBdr>
    </w:div>
    <w:div w:id="696737564">
      <w:bodyDiv w:val="1"/>
      <w:marLeft w:val="0"/>
      <w:marRight w:val="0"/>
      <w:marTop w:val="0"/>
      <w:marBottom w:val="0"/>
      <w:divBdr>
        <w:top w:val="none" w:sz="0" w:space="0" w:color="auto"/>
        <w:left w:val="none" w:sz="0" w:space="0" w:color="auto"/>
        <w:bottom w:val="none" w:sz="0" w:space="0" w:color="auto"/>
        <w:right w:val="none" w:sz="0" w:space="0" w:color="auto"/>
      </w:divBdr>
    </w:div>
    <w:div w:id="698706273">
      <w:bodyDiv w:val="1"/>
      <w:marLeft w:val="0"/>
      <w:marRight w:val="0"/>
      <w:marTop w:val="0"/>
      <w:marBottom w:val="0"/>
      <w:divBdr>
        <w:top w:val="none" w:sz="0" w:space="0" w:color="auto"/>
        <w:left w:val="none" w:sz="0" w:space="0" w:color="auto"/>
        <w:bottom w:val="none" w:sz="0" w:space="0" w:color="auto"/>
        <w:right w:val="none" w:sz="0" w:space="0" w:color="auto"/>
      </w:divBdr>
    </w:div>
    <w:div w:id="715356518">
      <w:bodyDiv w:val="1"/>
      <w:marLeft w:val="0"/>
      <w:marRight w:val="0"/>
      <w:marTop w:val="0"/>
      <w:marBottom w:val="0"/>
      <w:divBdr>
        <w:top w:val="none" w:sz="0" w:space="0" w:color="auto"/>
        <w:left w:val="none" w:sz="0" w:space="0" w:color="auto"/>
        <w:bottom w:val="none" w:sz="0" w:space="0" w:color="auto"/>
        <w:right w:val="none" w:sz="0" w:space="0" w:color="auto"/>
      </w:divBdr>
    </w:div>
    <w:div w:id="723143306">
      <w:bodyDiv w:val="1"/>
      <w:marLeft w:val="0"/>
      <w:marRight w:val="0"/>
      <w:marTop w:val="0"/>
      <w:marBottom w:val="0"/>
      <w:divBdr>
        <w:top w:val="none" w:sz="0" w:space="0" w:color="auto"/>
        <w:left w:val="none" w:sz="0" w:space="0" w:color="auto"/>
        <w:bottom w:val="none" w:sz="0" w:space="0" w:color="auto"/>
        <w:right w:val="none" w:sz="0" w:space="0" w:color="auto"/>
      </w:divBdr>
    </w:div>
    <w:div w:id="743650125">
      <w:bodyDiv w:val="1"/>
      <w:marLeft w:val="0"/>
      <w:marRight w:val="0"/>
      <w:marTop w:val="0"/>
      <w:marBottom w:val="0"/>
      <w:divBdr>
        <w:top w:val="none" w:sz="0" w:space="0" w:color="auto"/>
        <w:left w:val="none" w:sz="0" w:space="0" w:color="auto"/>
        <w:bottom w:val="none" w:sz="0" w:space="0" w:color="auto"/>
        <w:right w:val="none" w:sz="0" w:space="0" w:color="auto"/>
      </w:divBdr>
    </w:div>
    <w:div w:id="772826328">
      <w:bodyDiv w:val="1"/>
      <w:marLeft w:val="0"/>
      <w:marRight w:val="0"/>
      <w:marTop w:val="0"/>
      <w:marBottom w:val="0"/>
      <w:divBdr>
        <w:top w:val="none" w:sz="0" w:space="0" w:color="auto"/>
        <w:left w:val="none" w:sz="0" w:space="0" w:color="auto"/>
        <w:bottom w:val="none" w:sz="0" w:space="0" w:color="auto"/>
        <w:right w:val="none" w:sz="0" w:space="0" w:color="auto"/>
      </w:divBdr>
    </w:div>
    <w:div w:id="774399384">
      <w:bodyDiv w:val="1"/>
      <w:marLeft w:val="0"/>
      <w:marRight w:val="0"/>
      <w:marTop w:val="0"/>
      <w:marBottom w:val="0"/>
      <w:divBdr>
        <w:top w:val="none" w:sz="0" w:space="0" w:color="auto"/>
        <w:left w:val="none" w:sz="0" w:space="0" w:color="auto"/>
        <w:bottom w:val="none" w:sz="0" w:space="0" w:color="auto"/>
        <w:right w:val="none" w:sz="0" w:space="0" w:color="auto"/>
      </w:divBdr>
    </w:div>
    <w:div w:id="787703637">
      <w:bodyDiv w:val="1"/>
      <w:marLeft w:val="0"/>
      <w:marRight w:val="0"/>
      <w:marTop w:val="0"/>
      <w:marBottom w:val="0"/>
      <w:divBdr>
        <w:top w:val="none" w:sz="0" w:space="0" w:color="auto"/>
        <w:left w:val="none" w:sz="0" w:space="0" w:color="auto"/>
        <w:bottom w:val="none" w:sz="0" w:space="0" w:color="auto"/>
        <w:right w:val="none" w:sz="0" w:space="0" w:color="auto"/>
      </w:divBdr>
    </w:div>
    <w:div w:id="809597720">
      <w:bodyDiv w:val="1"/>
      <w:marLeft w:val="0"/>
      <w:marRight w:val="0"/>
      <w:marTop w:val="0"/>
      <w:marBottom w:val="0"/>
      <w:divBdr>
        <w:top w:val="none" w:sz="0" w:space="0" w:color="auto"/>
        <w:left w:val="none" w:sz="0" w:space="0" w:color="auto"/>
        <w:bottom w:val="none" w:sz="0" w:space="0" w:color="auto"/>
        <w:right w:val="none" w:sz="0" w:space="0" w:color="auto"/>
      </w:divBdr>
    </w:div>
    <w:div w:id="822157459">
      <w:bodyDiv w:val="1"/>
      <w:marLeft w:val="0"/>
      <w:marRight w:val="0"/>
      <w:marTop w:val="0"/>
      <w:marBottom w:val="0"/>
      <w:divBdr>
        <w:top w:val="none" w:sz="0" w:space="0" w:color="auto"/>
        <w:left w:val="none" w:sz="0" w:space="0" w:color="auto"/>
        <w:bottom w:val="none" w:sz="0" w:space="0" w:color="auto"/>
        <w:right w:val="none" w:sz="0" w:space="0" w:color="auto"/>
      </w:divBdr>
    </w:div>
    <w:div w:id="841316122">
      <w:bodyDiv w:val="1"/>
      <w:marLeft w:val="0"/>
      <w:marRight w:val="0"/>
      <w:marTop w:val="0"/>
      <w:marBottom w:val="0"/>
      <w:divBdr>
        <w:top w:val="none" w:sz="0" w:space="0" w:color="auto"/>
        <w:left w:val="none" w:sz="0" w:space="0" w:color="auto"/>
        <w:bottom w:val="none" w:sz="0" w:space="0" w:color="auto"/>
        <w:right w:val="none" w:sz="0" w:space="0" w:color="auto"/>
      </w:divBdr>
    </w:div>
    <w:div w:id="844174246">
      <w:bodyDiv w:val="1"/>
      <w:marLeft w:val="0"/>
      <w:marRight w:val="0"/>
      <w:marTop w:val="0"/>
      <w:marBottom w:val="0"/>
      <w:divBdr>
        <w:top w:val="none" w:sz="0" w:space="0" w:color="auto"/>
        <w:left w:val="none" w:sz="0" w:space="0" w:color="auto"/>
        <w:bottom w:val="none" w:sz="0" w:space="0" w:color="auto"/>
        <w:right w:val="none" w:sz="0" w:space="0" w:color="auto"/>
      </w:divBdr>
    </w:div>
    <w:div w:id="852231175">
      <w:bodyDiv w:val="1"/>
      <w:marLeft w:val="0"/>
      <w:marRight w:val="0"/>
      <w:marTop w:val="0"/>
      <w:marBottom w:val="0"/>
      <w:divBdr>
        <w:top w:val="none" w:sz="0" w:space="0" w:color="auto"/>
        <w:left w:val="none" w:sz="0" w:space="0" w:color="auto"/>
        <w:bottom w:val="none" w:sz="0" w:space="0" w:color="auto"/>
        <w:right w:val="none" w:sz="0" w:space="0" w:color="auto"/>
      </w:divBdr>
    </w:div>
    <w:div w:id="855769758">
      <w:bodyDiv w:val="1"/>
      <w:marLeft w:val="0"/>
      <w:marRight w:val="0"/>
      <w:marTop w:val="0"/>
      <w:marBottom w:val="0"/>
      <w:divBdr>
        <w:top w:val="none" w:sz="0" w:space="0" w:color="auto"/>
        <w:left w:val="none" w:sz="0" w:space="0" w:color="auto"/>
        <w:bottom w:val="none" w:sz="0" w:space="0" w:color="auto"/>
        <w:right w:val="none" w:sz="0" w:space="0" w:color="auto"/>
      </w:divBdr>
      <w:divsChild>
        <w:div w:id="181459247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56624267">
      <w:bodyDiv w:val="1"/>
      <w:marLeft w:val="0"/>
      <w:marRight w:val="0"/>
      <w:marTop w:val="0"/>
      <w:marBottom w:val="0"/>
      <w:divBdr>
        <w:top w:val="none" w:sz="0" w:space="0" w:color="auto"/>
        <w:left w:val="none" w:sz="0" w:space="0" w:color="auto"/>
        <w:bottom w:val="none" w:sz="0" w:space="0" w:color="auto"/>
        <w:right w:val="none" w:sz="0" w:space="0" w:color="auto"/>
      </w:divBdr>
    </w:div>
    <w:div w:id="909727008">
      <w:bodyDiv w:val="1"/>
      <w:marLeft w:val="0"/>
      <w:marRight w:val="0"/>
      <w:marTop w:val="0"/>
      <w:marBottom w:val="0"/>
      <w:divBdr>
        <w:top w:val="none" w:sz="0" w:space="0" w:color="auto"/>
        <w:left w:val="none" w:sz="0" w:space="0" w:color="auto"/>
        <w:bottom w:val="none" w:sz="0" w:space="0" w:color="auto"/>
        <w:right w:val="none" w:sz="0" w:space="0" w:color="auto"/>
      </w:divBdr>
    </w:div>
    <w:div w:id="927539038">
      <w:bodyDiv w:val="1"/>
      <w:marLeft w:val="0"/>
      <w:marRight w:val="0"/>
      <w:marTop w:val="0"/>
      <w:marBottom w:val="0"/>
      <w:divBdr>
        <w:top w:val="none" w:sz="0" w:space="0" w:color="auto"/>
        <w:left w:val="none" w:sz="0" w:space="0" w:color="auto"/>
        <w:bottom w:val="none" w:sz="0" w:space="0" w:color="auto"/>
        <w:right w:val="none" w:sz="0" w:space="0" w:color="auto"/>
      </w:divBdr>
    </w:div>
    <w:div w:id="928849797">
      <w:bodyDiv w:val="1"/>
      <w:marLeft w:val="0"/>
      <w:marRight w:val="0"/>
      <w:marTop w:val="0"/>
      <w:marBottom w:val="0"/>
      <w:divBdr>
        <w:top w:val="none" w:sz="0" w:space="0" w:color="auto"/>
        <w:left w:val="none" w:sz="0" w:space="0" w:color="auto"/>
        <w:bottom w:val="none" w:sz="0" w:space="0" w:color="auto"/>
        <w:right w:val="none" w:sz="0" w:space="0" w:color="auto"/>
      </w:divBdr>
    </w:div>
    <w:div w:id="1012103109">
      <w:bodyDiv w:val="1"/>
      <w:marLeft w:val="0"/>
      <w:marRight w:val="0"/>
      <w:marTop w:val="0"/>
      <w:marBottom w:val="0"/>
      <w:divBdr>
        <w:top w:val="none" w:sz="0" w:space="0" w:color="auto"/>
        <w:left w:val="none" w:sz="0" w:space="0" w:color="auto"/>
        <w:bottom w:val="none" w:sz="0" w:space="0" w:color="auto"/>
        <w:right w:val="none" w:sz="0" w:space="0" w:color="auto"/>
      </w:divBdr>
    </w:div>
    <w:div w:id="1023744961">
      <w:bodyDiv w:val="1"/>
      <w:marLeft w:val="0"/>
      <w:marRight w:val="0"/>
      <w:marTop w:val="0"/>
      <w:marBottom w:val="0"/>
      <w:divBdr>
        <w:top w:val="none" w:sz="0" w:space="0" w:color="auto"/>
        <w:left w:val="none" w:sz="0" w:space="0" w:color="auto"/>
        <w:bottom w:val="none" w:sz="0" w:space="0" w:color="auto"/>
        <w:right w:val="none" w:sz="0" w:space="0" w:color="auto"/>
      </w:divBdr>
    </w:div>
    <w:div w:id="1079672799">
      <w:bodyDiv w:val="1"/>
      <w:marLeft w:val="0"/>
      <w:marRight w:val="0"/>
      <w:marTop w:val="0"/>
      <w:marBottom w:val="0"/>
      <w:divBdr>
        <w:top w:val="none" w:sz="0" w:space="0" w:color="auto"/>
        <w:left w:val="none" w:sz="0" w:space="0" w:color="auto"/>
        <w:bottom w:val="none" w:sz="0" w:space="0" w:color="auto"/>
        <w:right w:val="none" w:sz="0" w:space="0" w:color="auto"/>
      </w:divBdr>
    </w:div>
    <w:div w:id="1089810624">
      <w:bodyDiv w:val="1"/>
      <w:marLeft w:val="0"/>
      <w:marRight w:val="0"/>
      <w:marTop w:val="0"/>
      <w:marBottom w:val="0"/>
      <w:divBdr>
        <w:top w:val="none" w:sz="0" w:space="0" w:color="auto"/>
        <w:left w:val="none" w:sz="0" w:space="0" w:color="auto"/>
        <w:bottom w:val="none" w:sz="0" w:space="0" w:color="auto"/>
        <w:right w:val="none" w:sz="0" w:space="0" w:color="auto"/>
      </w:divBdr>
    </w:div>
    <w:div w:id="1103182153">
      <w:bodyDiv w:val="1"/>
      <w:marLeft w:val="0"/>
      <w:marRight w:val="0"/>
      <w:marTop w:val="0"/>
      <w:marBottom w:val="0"/>
      <w:divBdr>
        <w:top w:val="none" w:sz="0" w:space="0" w:color="auto"/>
        <w:left w:val="none" w:sz="0" w:space="0" w:color="auto"/>
        <w:bottom w:val="none" w:sz="0" w:space="0" w:color="auto"/>
        <w:right w:val="none" w:sz="0" w:space="0" w:color="auto"/>
      </w:divBdr>
    </w:div>
    <w:div w:id="1112868269">
      <w:bodyDiv w:val="1"/>
      <w:marLeft w:val="0"/>
      <w:marRight w:val="0"/>
      <w:marTop w:val="0"/>
      <w:marBottom w:val="0"/>
      <w:divBdr>
        <w:top w:val="none" w:sz="0" w:space="0" w:color="auto"/>
        <w:left w:val="none" w:sz="0" w:space="0" w:color="auto"/>
        <w:bottom w:val="none" w:sz="0" w:space="0" w:color="auto"/>
        <w:right w:val="none" w:sz="0" w:space="0" w:color="auto"/>
      </w:divBdr>
    </w:div>
    <w:div w:id="1135217322">
      <w:bodyDiv w:val="1"/>
      <w:marLeft w:val="0"/>
      <w:marRight w:val="0"/>
      <w:marTop w:val="0"/>
      <w:marBottom w:val="0"/>
      <w:divBdr>
        <w:top w:val="none" w:sz="0" w:space="0" w:color="auto"/>
        <w:left w:val="none" w:sz="0" w:space="0" w:color="auto"/>
        <w:bottom w:val="none" w:sz="0" w:space="0" w:color="auto"/>
        <w:right w:val="none" w:sz="0" w:space="0" w:color="auto"/>
      </w:divBdr>
    </w:div>
    <w:div w:id="1172572351">
      <w:bodyDiv w:val="1"/>
      <w:marLeft w:val="0"/>
      <w:marRight w:val="0"/>
      <w:marTop w:val="0"/>
      <w:marBottom w:val="0"/>
      <w:divBdr>
        <w:top w:val="none" w:sz="0" w:space="0" w:color="auto"/>
        <w:left w:val="none" w:sz="0" w:space="0" w:color="auto"/>
        <w:bottom w:val="none" w:sz="0" w:space="0" w:color="auto"/>
        <w:right w:val="none" w:sz="0" w:space="0" w:color="auto"/>
      </w:divBdr>
    </w:div>
    <w:div w:id="1176574555">
      <w:bodyDiv w:val="1"/>
      <w:marLeft w:val="0"/>
      <w:marRight w:val="0"/>
      <w:marTop w:val="0"/>
      <w:marBottom w:val="0"/>
      <w:divBdr>
        <w:top w:val="none" w:sz="0" w:space="0" w:color="auto"/>
        <w:left w:val="none" w:sz="0" w:space="0" w:color="auto"/>
        <w:bottom w:val="none" w:sz="0" w:space="0" w:color="auto"/>
        <w:right w:val="none" w:sz="0" w:space="0" w:color="auto"/>
      </w:divBdr>
    </w:div>
    <w:div w:id="1193106623">
      <w:bodyDiv w:val="1"/>
      <w:marLeft w:val="0"/>
      <w:marRight w:val="0"/>
      <w:marTop w:val="0"/>
      <w:marBottom w:val="0"/>
      <w:divBdr>
        <w:top w:val="none" w:sz="0" w:space="0" w:color="auto"/>
        <w:left w:val="none" w:sz="0" w:space="0" w:color="auto"/>
        <w:bottom w:val="none" w:sz="0" w:space="0" w:color="auto"/>
        <w:right w:val="none" w:sz="0" w:space="0" w:color="auto"/>
      </w:divBdr>
    </w:div>
    <w:div w:id="1201087309">
      <w:bodyDiv w:val="1"/>
      <w:marLeft w:val="0"/>
      <w:marRight w:val="0"/>
      <w:marTop w:val="0"/>
      <w:marBottom w:val="0"/>
      <w:divBdr>
        <w:top w:val="none" w:sz="0" w:space="0" w:color="auto"/>
        <w:left w:val="none" w:sz="0" w:space="0" w:color="auto"/>
        <w:bottom w:val="none" w:sz="0" w:space="0" w:color="auto"/>
        <w:right w:val="none" w:sz="0" w:space="0" w:color="auto"/>
      </w:divBdr>
    </w:div>
    <w:div w:id="1206021583">
      <w:bodyDiv w:val="1"/>
      <w:marLeft w:val="0"/>
      <w:marRight w:val="0"/>
      <w:marTop w:val="0"/>
      <w:marBottom w:val="0"/>
      <w:divBdr>
        <w:top w:val="none" w:sz="0" w:space="0" w:color="auto"/>
        <w:left w:val="none" w:sz="0" w:space="0" w:color="auto"/>
        <w:bottom w:val="none" w:sz="0" w:space="0" w:color="auto"/>
        <w:right w:val="none" w:sz="0" w:space="0" w:color="auto"/>
      </w:divBdr>
    </w:div>
    <w:div w:id="1210609275">
      <w:bodyDiv w:val="1"/>
      <w:marLeft w:val="0"/>
      <w:marRight w:val="0"/>
      <w:marTop w:val="0"/>
      <w:marBottom w:val="0"/>
      <w:divBdr>
        <w:top w:val="none" w:sz="0" w:space="0" w:color="auto"/>
        <w:left w:val="none" w:sz="0" w:space="0" w:color="auto"/>
        <w:bottom w:val="none" w:sz="0" w:space="0" w:color="auto"/>
        <w:right w:val="none" w:sz="0" w:space="0" w:color="auto"/>
      </w:divBdr>
    </w:div>
    <w:div w:id="1219395468">
      <w:bodyDiv w:val="1"/>
      <w:marLeft w:val="0"/>
      <w:marRight w:val="0"/>
      <w:marTop w:val="0"/>
      <w:marBottom w:val="0"/>
      <w:divBdr>
        <w:top w:val="none" w:sz="0" w:space="0" w:color="auto"/>
        <w:left w:val="none" w:sz="0" w:space="0" w:color="auto"/>
        <w:bottom w:val="none" w:sz="0" w:space="0" w:color="auto"/>
        <w:right w:val="none" w:sz="0" w:space="0" w:color="auto"/>
      </w:divBdr>
    </w:div>
    <w:div w:id="1240138911">
      <w:bodyDiv w:val="1"/>
      <w:marLeft w:val="0"/>
      <w:marRight w:val="0"/>
      <w:marTop w:val="0"/>
      <w:marBottom w:val="0"/>
      <w:divBdr>
        <w:top w:val="none" w:sz="0" w:space="0" w:color="auto"/>
        <w:left w:val="none" w:sz="0" w:space="0" w:color="auto"/>
        <w:bottom w:val="none" w:sz="0" w:space="0" w:color="auto"/>
        <w:right w:val="none" w:sz="0" w:space="0" w:color="auto"/>
      </w:divBdr>
    </w:div>
    <w:div w:id="1269585959">
      <w:bodyDiv w:val="1"/>
      <w:marLeft w:val="0"/>
      <w:marRight w:val="0"/>
      <w:marTop w:val="0"/>
      <w:marBottom w:val="0"/>
      <w:divBdr>
        <w:top w:val="none" w:sz="0" w:space="0" w:color="auto"/>
        <w:left w:val="none" w:sz="0" w:space="0" w:color="auto"/>
        <w:bottom w:val="none" w:sz="0" w:space="0" w:color="auto"/>
        <w:right w:val="none" w:sz="0" w:space="0" w:color="auto"/>
      </w:divBdr>
      <w:divsChild>
        <w:div w:id="1242912686">
          <w:blockQuote w:val="1"/>
          <w:marLeft w:val="0"/>
          <w:marRight w:val="0"/>
          <w:marTop w:val="0"/>
          <w:marBottom w:val="360"/>
          <w:divBdr>
            <w:top w:val="none" w:sz="0" w:space="0" w:color="auto"/>
            <w:left w:val="single" w:sz="12" w:space="8" w:color="666666"/>
            <w:bottom w:val="none" w:sz="0" w:space="0" w:color="auto"/>
            <w:right w:val="none" w:sz="0" w:space="0" w:color="auto"/>
          </w:divBdr>
        </w:div>
      </w:divsChild>
    </w:div>
    <w:div w:id="1279095575">
      <w:bodyDiv w:val="1"/>
      <w:marLeft w:val="0"/>
      <w:marRight w:val="0"/>
      <w:marTop w:val="0"/>
      <w:marBottom w:val="0"/>
      <w:divBdr>
        <w:top w:val="none" w:sz="0" w:space="0" w:color="auto"/>
        <w:left w:val="none" w:sz="0" w:space="0" w:color="auto"/>
        <w:bottom w:val="none" w:sz="0" w:space="0" w:color="auto"/>
        <w:right w:val="none" w:sz="0" w:space="0" w:color="auto"/>
      </w:divBdr>
      <w:divsChild>
        <w:div w:id="731346621">
          <w:marLeft w:val="0"/>
          <w:marRight w:val="0"/>
          <w:marTop w:val="0"/>
          <w:marBottom w:val="0"/>
          <w:divBdr>
            <w:top w:val="none" w:sz="0" w:space="0" w:color="auto"/>
            <w:left w:val="none" w:sz="0" w:space="0" w:color="auto"/>
            <w:bottom w:val="none" w:sz="0" w:space="0" w:color="auto"/>
            <w:right w:val="none" w:sz="0" w:space="0" w:color="auto"/>
          </w:divBdr>
        </w:div>
      </w:divsChild>
    </w:div>
    <w:div w:id="1332102329">
      <w:bodyDiv w:val="1"/>
      <w:marLeft w:val="0"/>
      <w:marRight w:val="0"/>
      <w:marTop w:val="0"/>
      <w:marBottom w:val="0"/>
      <w:divBdr>
        <w:top w:val="none" w:sz="0" w:space="0" w:color="auto"/>
        <w:left w:val="none" w:sz="0" w:space="0" w:color="auto"/>
        <w:bottom w:val="none" w:sz="0" w:space="0" w:color="auto"/>
        <w:right w:val="none" w:sz="0" w:space="0" w:color="auto"/>
      </w:divBdr>
    </w:div>
    <w:div w:id="1333148112">
      <w:bodyDiv w:val="1"/>
      <w:marLeft w:val="0"/>
      <w:marRight w:val="0"/>
      <w:marTop w:val="0"/>
      <w:marBottom w:val="0"/>
      <w:divBdr>
        <w:top w:val="none" w:sz="0" w:space="0" w:color="auto"/>
        <w:left w:val="none" w:sz="0" w:space="0" w:color="auto"/>
        <w:bottom w:val="none" w:sz="0" w:space="0" w:color="auto"/>
        <w:right w:val="none" w:sz="0" w:space="0" w:color="auto"/>
      </w:divBdr>
    </w:div>
    <w:div w:id="1337657724">
      <w:bodyDiv w:val="1"/>
      <w:marLeft w:val="0"/>
      <w:marRight w:val="0"/>
      <w:marTop w:val="0"/>
      <w:marBottom w:val="0"/>
      <w:divBdr>
        <w:top w:val="none" w:sz="0" w:space="0" w:color="auto"/>
        <w:left w:val="none" w:sz="0" w:space="0" w:color="auto"/>
        <w:bottom w:val="none" w:sz="0" w:space="0" w:color="auto"/>
        <w:right w:val="none" w:sz="0" w:space="0" w:color="auto"/>
      </w:divBdr>
    </w:div>
    <w:div w:id="1350720399">
      <w:bodyDiv w:val="1"/>
      <w:marLeft w:val="0"/>
      <w:marRight w:val="0"/>
      <w:marTop w:val="0"/>
      <w:marBottom w:val="0"/>
      <w:divBdr>
        <w:top w:val="none" w:sz="0" w:space="0" w:color="auto"/>
        <w:left w:val="none" w:sz="0" w:space="0" w:color="auto"/>
        <w:bottom w:val="none" w:sz="0" w:space="0" w:color="auto"/>
        <w:right w:val="none" w:sz="0" w:space="0" w:color="auto"/>
      </w:divBdr>
    </w:div>
    <w:div w:id="1388645041">
      <w:bodyDiv w:val="1"/>
      <w:marLeft w:val="0"/>
      <w:marRight w:val="0"/>
      <w:marTop w:val="0"/>
      <w:marBottom w:val="0"/>
      <w:divBdr>
        <w:top w:val="none" w:sz="0" w:space="0" w:color="auto"/>
        <w:left w:val="none" w:sz="0" w:space="0" w:color="auto"/>
        <w:bottom w:val="none" w:sz="0" w:space="0" w:color="auto"/>
        <w:right w:val="none" w:sz="0" w:space="0" w:color="auto"/>
      </w:divBdr>
    </w:div>
    <w:div w:id="1432310968">
      <w:bodyDiv w:val="1"/>
      <w:marLeft w:val="0"/>
      <w:marRight w:val="0"/>
      <w:marTop w:val="0"/>
      <w:marBottom w:val="0"/>
      <w:divBdr>
        <w:top w:val="none" w:sz="0" w:space="0" w:color="auto"/>
        <w:left w:val="none" w:sz="0" w:space="0" w:color="auto"/>
        <w:bottom w:val="none" w:sz="0" w:space="0" w:color="auto"/>
        <w:right w:val="none" w:sz="0" w:space="0" w:color="auto"/>
      </w:divBdr>
    </w:div>
    <w:div w:id="1463423067">
      <w:bodyDiv w:val="1"/>
      <w:marLeft w:val="0"/>
      <w:marRight w:val="0"/>
      <w:marTop w:val="0"/>
      <w:marBottom w:val="0"/>
      <w:divBdr>
        <w:top w:val="none" w:sz="0" w:space="0" w:color="auto"/>
        <w:left w:val="none" w:sz="0" w:space="0" w:color="auto"/>
        <w:bottom w:val="none" w:sz="0" w:space="0" w:color="auto"/>
        <w:right w:val="none" w:sz="0" w:space="0" w:color="auto"/>
      </w:divBdr>
    </w:div>
    <w:div w:id="1488209696">
      <w:bodyDiv w:val="1"/>
      <w:marLeft w:val="0"/>
      <w:marRight w:val="0"/>
      <w:marTop w:val="0"/>
      <w:marBottom w:val="0"/>
      <w:divBdr>
        <w:top w:val="none" w:sz="0" w:space="0" w:color="auto"/>
        <w:left w:val="none" w:sz="0" w:space="0" w:color="auto"/>
        <w:bottom w:val="none" w:sz="0" w:space="0" w:color="auto"/>
        <w:right w:val="none" w:sz="0" w:space="0" w:color="auto"/>
      </w:divBdr>
    </w:div>
    <w:div w:id="1499929798">
      <w:bodyDiv w:val="1"/>
      <w:marLeft w:val="0"/>
      <w:marRight w:val="0"/>
      <w:marTop w:val="0"/>
      <w:marBottom w:val="0"/>
      <w:divBdr>
        <w:top w:val="none" w:sz="0" w:space="0" w:color="auto"/>
        <w:left w:val="none" w:sz="0" w:space="0" w:color="auto"/>
        <w:bottom w:val="none" w:sz="0" w:space="0" w:color="auto"/>
        <w:right w:val="none" w:sz="0" w:space="0" w:color="auto"/>
      </w:divBdr>
    </w:div>
    <w:div w:id="1533419433">
      <w:bodyDiv w:val="1"/>
      <w:marLeft w:val="0"/>
      <w:marRight w:val="0"/>
      <w:marTop w:val="0"/>
      <w:marBottom w:val="0"/>
      <w:divBdr>
        <w:top w:val="none" w:sz="0" w:space="0" w:color="auto"/>
        <w:left w:val="none" w:sz="0" w:space="0" w:color="auto"/>
        <w:bottom w:val="none" w:sz="0" w:space="0" w:color="auto"/>
        <w:right w:val="none" w:sz="0" w:space="0" w:color="auto"/>
      </w:divBdr>
    </w:div>
    <w:div w:id="1533764703">
      <w:bodyDiv w:val="1"/>
      <w:marLeft w:val="0"/>
      <w:marRight w:val="0"/>
      <w:marTop w:val="0"/>
      <w:marBottom w:val="0"/>
      <w:divBdr>
        <w:top w:val="none" w:sz="0" w:space="0" w:color="auto"/>
        <w:left w:val="none" w:sz="0" w:space="0" w:color="auto"/>
        <w:bottom w:val="none" w:sz="0" w:space="0" w:color="auto"/>
        <w:right w:val="none" w:sz="0" w:space="0" w:color="auto"/>
      </w:divBdr>
    </w:div>
    <w:div w:id="1538545990">
      <w:bodyDiv w:val="1"/>
      <w:marLeft w:val="0"/>
      <w:marRight w:val="0"/>
      <w:marTop w:val="0"/>
      <w:marBottom w:val="0"/>
      <w:divBdr>
        <w:top w:val="none" w:sz="0" w:space="0" w:color="auto"/>
        <w:left w:val="none" w:sz="0" w:space="0" w:color="auto"/>
        <w:bottom w:val="none" w:sz="0" w:space="0" w:color="auto"/>
        <w:right w:val="none" w:sz="0" w:space="0" w:color="auto"/>
      </w:divBdr>
    </w:div>
    <w:div w:id="1552960152">
      <w:bodyDiv w:val="1"/>
      <w:marLeft w:val="0"/>
      <w:marRight w:val="0"/>
      <w:marTop w:val="0"/>
      <w:marBottom w:val="0"/>
      <w:divBdr>
        <w:top w:val="none" w:sz="0" w:space="0" w:color="auto"/>
        <w:left w:val="none" w:sz="0" w:space="0" w:color="auto"/>
        <w:bottom w:val="none" w:sz="0" w:space="0" w:color="auto"/>
        <w:right w:val="none" w:sz="0" w:space="0" w:color="auto"/>
      </w:divBdr>
    </w:div>
    <w:div w:id="1562600438">
      <w:bodyDiv w:val="1"/>
      <w:marLeft w:val="0"/>
      <w:marRight w:val="0"/>
      <w:marTop w:val="0"/>
      <w:marBottom w:val="0"/>
      <w:divBdr>
        <w:top w:val="none" w:sz="0" w:space="0" w:color="auto"/>
        <w:left w:val="none" w:sz="0" w:space="0" w:color="auto"/>
        <w:bottom w:val="none" w:sz="0" w:space="0" w:color="auto"/>
        <w:right w:val="none" w:sz="0" w:space="0" w:color="auto"/>
      </w:divBdr>
    </w:div>
    <w:div w:id="1564833014">
      <w:bodyDiv w:val="1"/>
      <w:marLeft w:val="0"/>
      <w:marRight w:val="0"/>
      <w:marTop w:val="0"/>
      <w:marBottom w:val="0"/>
      <w:divBdr>
        <w:top w:val="none" w:sz="0" w:space="0" w:color="auto"/>
        <w:left w:val="none" w:sz="0" w:space="0" w:color="auto"/>
        <w:bottom w:val="none" w:sz="0" w:space="0" w:color="auto"/>
        <w:right w:val="none" w:sz="0" w:space="0" w:color="auto"/>
      </w:divBdr>
      <w:divsChild>
        <w:div w:id="160509627">
          <w:blockQuote w:val="1"/>
          <w:marLeft w:val="0"/>
          <w:marRight w:val="0"/>
          <w:marTop w:val="0"/>
          <w:marBottom w:val="360"/>
          <w:divBdr>
            <w:top w:val="none" w:sz="0" w:space="0" w:color="auto"/>
            <w:left w:val="single" w:sz="12" w:space="8" w:color="666666"/>
            <w:bottom w:val="none" w:sz="0" w:space="0" w:color="auto"/>
            <w:right w:val="none" w:sz="0" w:space="0" w:color="auto"/>
          </w:divBdr>
        </w:div>
      </w:divsChild>
    </w:div>
    <w:div w:id="1573587873">
      <w:bodyDiv w:val="1"/>
      <w:marLeft w:val="0"/>
      <w:marRight w:val="0"/>
      <w:marTop w:val="0"/>
      <w:marBottom w:val="0"/>
      <w:divBdr>
        <w:top w:val="none" w:sz="0" w:space="0" w:color="auto"/>
        <w:left w:val="none" w:sz="0" w:space="0" w:color="auto"/>
        <w:bottom w:val="none" w:sz="0" w:space="0" w:color="auto"/>
        <w:right w:val="none" w:sz="0" w:space="0" w:color="auto"/>
      </w:divBdr>
    </w:div>
    <w:div w:id="1622223012">
      <w:bodyDiv w:val="1"/>
      <w:marLeft w:val="0"/>
      <w:marRight w:val="0"/>
      <w:marTop w:val="0"/>
      <w:marBottom w:val="0"/>
      <w:divBdr>
        <w:top w:val="none" w:sz="0" w:space="0" w:color="auto"/>
        <w:left w:val="none" w:sz="0" w:space="0" w:color="auto"/>
        <w:bottom w:val="none" w:sz="0" w:space="0" w:color="auto"/>
        <w:right w:val="none" w:sz="0" w:space="0" w:color="auto"/>
      </w:divBdr>
      <w:divsChild>
        <w:div w:id="726338897">
          <w:marLeft w:val="0"/>
          <w:marRight w:val="0"/>
          <w:marTop w:val="0"/>
          <w:marBottom w:val="0"/>
          <w:divBdr>
            <w:top w:val="none" w:sz="0" w:space="0" w:color="auto"/>
            <w:left w:val="none" w:sz="0" w:space="0" w:color="auto"/>
            <w:bottom w:val="none" w:sz="0" w:space="0" w:color="auto"/>
            <w:right w:val="none" w:sz="0" w:space="0" w:color="auto"/>
          </w:divBdr>
        </w:div>
        <w:div w:id="1671830368">
          <w:marLeft w:val="0"/>
          <w:marRight w:val="0"/>
          <w:marTop w:val="0"/>
          <w:marBottom w:val="0"/>
          <w:divBdr>
            <w:top w:val="none" w:sz="0" w:space="0" w:color="auto"/>
            <w:left w:val="none" w:sz="0" w:space="0" w:color="auto"/>
            <w:bottom w:val="none" w:sz="0" w:space="0" w:color="auto"/>
            <w:right w:val="none" w:sz="0" w:space="0" w:color="auto"/>
          </w:divBdr>
        </w:div>
        <w:div w:id="997532841">
          <w:marLeft w:val="0"/>
          <w:marRight w:val="0"/>
          <w:marTop w:val="0"/>
          <w:marBottom w:val="0"/>
          <w:divBdr>
            <w:top w:val="none" w:sz="0" w:space="0" w:color="auto"/>
            <w:left w:val="none" w:sz="0" w:space="0" w:color="auto"/>
            <w:bottom w:val="none" w:sz="0" w:space="0" w:color="auto"/>
            <w:right w:val="none" w:sz="0" w:space="0" w:color="auto"/>
          </w:divBdr>
        </w:div>
        <w:div w:id="2075425334">
          <w:marLeft w:val="0"/>
          <w:marRight w:val="0"/>
          <w:marTop w:val="0"/>
          <w:marBottom w:val="0"/>
          <w:divBdr>
            <w:top w:val="none" w:sz="0" w:space="0" w:color="auto"/>
            <w:left w:val="none" w:sz="0" w:space="0" w:color="auto"/>
            <w:bottom w:val="none" w:sz="0" w:space="0" w:color="auto"/>
            <w:right w:val="none" w:sz="0" w:space="0" w:color="auto"/>
          </w:divBdr>
        </w:div>
        <w:div w:id="298153870">
          <w:marLeft w:val="0"/>
          <w:marRight w:val="0"/>
          <w:marTop w:val="0"/>
          <w:marBottom w:val="0"/>
          <w:divBdr>
            <w:top w:val="none" w:sz="0" w:space="0" w:color="auto"/>
            <w:left w:val="none" w:sz="0" w:space="0" w:color="auto"/>
            <w:bottom w:val="none" w:sz="0" w:space="0" w:color="auto"/>
            <w:right w:val="none" w:sz="0" w:space="0" w:color="auto"/>
          </w:divBdr>
        </w:div>
        <w:div w:id="811289165">
          <w:marLeft w:val="0"/>
          <w:marRight w:val="0"/>
          <w:marTop w:val="0"/>
          <w:marBottom w:val="0"/>
          <w:divBdr>
            <w:top w:val="none" w:sz="0" w:space="0" w:color="auto"/>
            <w:left w:val="none" w:sz="0" w:space="0" w:color="auto"/>
            <w:bottom w:val="none" w:sz="0" w:space="0" w:color="auto"/>
            <w:right w:val="none" w:sz="0" w:space="0" w:color="auto"/>
          </w:divBdr>
        </w:div>
        <w:div w:id="278685069">
          <w:marLeft w:val="0"/>
          <w:marRight w:val="0"/>
          <w:marTop w:val="0"/>
          <w:marBottom w:val="0"/>
          <w:divBdr>
            <w:top w:val="none" w:sz="0" w:space="0" w:color="auto"/>
            <w:left w:val="none" w:sz="0" w:space="0" w:color="auto"/>
            <w:bottom w:val="none" w:sz="0" w:space="0" w:color="auto"/>
            <w:right w:val="none" w:sz="0" w:space="0" w:color="auto"/>
          </w:divBdr>
        </w:div>
        <w:div w:id="2144301854">
          <w:marLeft w:val="0"/>
          <w:marRight w:val="0"/>
          <w:marTop w:val="0"/>
          <w:marBottom w:val="0"/>
          <w:divBdr>
            <w:top w:val="none" w:sz="0" w:space="0" w:color="auto"/>
            <w:left w:val="none" w:sz="0" w:space="0" w:color="auto"/>
            <w:bottom w:val="none" w:sz="0" w:space="0" w:color="auto"/>
            <w:right w:val="none" w:sz="0" w:space="0" w:color="auto"/>
          </w:divBdr>
        </w:div>
        <w:div w:id="1617827152">
          <w:marLeft w:val="0"/>
          <w:marRight w:val="0"/>
          <w:marTop w:val="0"/>
          <w:marBottom w:val="0"/>
          <w:divBdr>
            <w:top w:val="none" w:sz="0" w:space="0" w:color="auto"/>
            <w:left w:val="none" w:sz="0" w:space="0" w:color="auto"/>
            <w:bottom w:val="none" w:sz="0" w:space="0" w:color="auto"/>
            <w:right w:val="none" w:sz="0" w:space="0" w:color="auto"/>
          </w:divBdr>
        </w:div>
        <w:div w:id="834149738">
          <w:marLeft w:val="0"/>
          <w:marRight w:val="0"/>
          <w:marTop w:val="0"/>
          <w:marBottom w:val="0"/>
          <w:divBdr>
            <w:top w:val="none" w:sz="0" w:space="0" w:color="auto"/>
            <w:left w:val="none" w:sz="0" w:space="0" w:color="auto"/>
            <w:bottom w:val="none" w:sz="0" w:space="0" w:color="auto"/>
            <w:right w:val="none" w:sz="0" w:space="0" w:color="auto"/>
          </w:divBdr>
        </w:div>
        <w:div w:id="1931810890">
          <w:marLeft w:val="0"/>
          <w:marRight w:val="0"/>
          <w:marTop w:val="0"/>
          <w:marBottom w:val="0"/>
          <w:divBdr>
            <w:top w:val="none" w:sz="0" w:space="0" w:color="auto"/>
            <w:left w:val="none" w:sz="0" w:space="0" w:color="auto"/>
            <w:bottom w:val="none" w:sz="0" w:space="0" w:color="auto"/>
            <w:right w:val="none" w:sz="0" w:space="0" w:color="auto"/>
          </w:divBdr>
        </w:div>
      </w:divsChild>
    </w:div>
    <w:div w:id="1627153955">
      <w:bodyDiv w:val="1"/>
      <w:marLeft w:val="0"/>
      <w:marRight w:val="0"/>
      <w:marTop w:val="0"/>
      <w:marBottom w:val="0"/>
      <w:divBdr>
        <w:top w:val="none" w:sz="0" w:space="0" w:color="auto"/>
        <w:left w:val="none" w:sz="0" w:space="0" w:color="auto"/>
        <w:bottom w:val="none" w:sz="0" w:space="0" w:color="auto"/>
        <w:right w:val="none" w:sz="0" w:space="0" w:color="auto"/>
      </w:divBdr>
    </w:div>
    <w:div w:id="1673214907">
      <w:bodyDiv w:val="1"/>
      <w:marLeft w:val="0"/>
      <w:marRight w:val="0"/>
      <w:marTop w:val="0"/>
      <w:marBottom w:val="0"/>
      <w:divBdr>
        <w:top w:val="none" w:sz="0" w:space="0" w:color="auto"/>
        <w:left w:val="none" w:sz="0" w:space="0" w:color="auto"/>
        <w:bottom w:val="none" w:sz="0" w:space="0" w:color="auto"/>
        <w:right w:val="none" w:sz="0" w:space="0" w:color="auto"/>
      </w:divBdr>
    </w:div>
    <w:div w:id="1722171166">
      <w:bodyDiv w:val="1"/>
      <w:marLeft w:val="0"/>
      <w:marRight w:val="0"/>
      <w:marTop w:val="0"/>
      <w:marBottom w:val="0"/>
      <w:divBdr>
        <w:top w:val="none" w:sz="0" w:space="0" w:color="auto"/>
        <w:left w:val="none" w:sz="0" w:space="0" w:color="auto"/>
        <w:bottom w:val="none" w:sz="0" w:space="0" w:color="auto"/>
        <w:right w:val="none" w:sz="0" w:space="0" w:color="auto"/>
      </w:divBdr>
    </w:div>
    <w:div w:id="1777795297">
      <w:bodyDiv w:val="1"/>
      <w:marLeft w:val="0"/>
      <w:marRight w:val="0"/>
      <w:marTop w:val="0"/>
      <w:marBottom w:val="0"/>
      <w:divBdr>
        <w:top w:val="none" w:sz="0" w:space="0" w:color="auto"/>
        <w:left w:val="none" w:sz="0" w:space="0" w:color="auto"/>
        <w:bottom w:val="none" w:sz="0" w:space="0" w:color="auto"/>
        <w:right w:val="none" w:sz="0" w:space="0" w:color="auto"/>
      </w:divBdr>
    </w:div>
    <w:div w:id="1785423142">
      <w:bodyDiv w:val="1"/>
      <w:marLeft w:val="0"/>
      <w:marRight w:val="0"/>
      <w:marTop w:val="0"/>
      <w:marBottom w:val="0"/>
      <w:divBdr>
        <w:top w:val="none" w:sz="0" w:space="0" w:color="auto"/>
        <w:left w:val="none" w:sz="0" w:space="0" w:color="auto"/>
        <w:bottom w:val="none" w:sz="0" w:space="0" w:color="auto"/>
        <w:right w:val="none" w:sz="0" w:space="0" w:color="auto"/>
      </w:divBdr>
    </w:div>
    <w:div w:id="1796217367">
      <w:bodyDiv w:val="1"/>
      <w:marLeft w:val="0"/>
      <w:marRight w:val="0"/>
      <w:marTop w:val="0"/>
      <w:marBottom w:val="0"/>
      <w:divBdr>
        <w:top w:val="none" w:sz="0" w:space="0" w:color="auto"/>
        <w:left w:val="none" w:sz="0" w:space="0" w:color="auto"/>
        <w:bottom w:val="none" w:sz="0" w:space="0" w:color="auto"/>
        <w:right w:val="none" w:sz="0" w:space="0" w:color="auto"/>
      </w:divBdr>
    </w:div>
    <w:div w:id="1830828431">
      <w:bodyDiv w:val="1"/>
      <w:marLeft w:val="0"/>
      <w:marRight w:val="0"/>
      <w:marTop w:val="0"/>
      <w:marBottom w:val="0"/>
      <w:divBdr>
        <w:top w:val="none" w:sz="0" w:space="0" w:color="auto"/>
        <w:left w:val="none" w:sz="0" w:space="0" w:color="auto"/>
        <w:bottom w:val="none" w:sz="0" w:space="0" w:color="auto"/>
        <w:right w:val="none" w:sz="0" w:space="0" w:color="auto"/>
      </w:divBdr>
    </w:div>
    <w:div w:id="1833178913">
      <w:bodyDiv w:val="1"/>
      <w:marLeft w:val="0"/>
      <w:marRight w:val="0"/>
      <w:marTop w:val="0"/>
      <w:marBottom w:val="0"/>
      <w:divBdr>
        <w:top w:val="none" w:sz="0" w:space="0" w:color="auto"/>
        <w:left w:val="none" w:sz="0" w:space="0" w:color="auto"/>
        <w:bottom w:val="none" w:sz="0" w:space="0" w:color="auto"/>
        <w:right w:val="none" w:sz="0" w:space="0" w:color="auto"/>
      </w:divBdr>
    </w:div>
    <w:div w:id="1849054803">
      <w:bodyDiv w:val="1"/>
      <w:marLeft w:val="0"/>
      <w:marRight w:val="0"/>
      <w:marTop w:val="0"/>
      <w:marBottom w:val="0"/>
      <w:divBdr>
        <w:top w:val="none" w:sz="0" w:space="0" w:color="auto"/>
        <w:left w:val="none" w:sz="0" w:space="0" w:color="auto"/>
        <w:bottom w:val="none" w:sz="0" w:space="0" w:color="auto"/>
        <w:right w:val="none" w:sz="0" w:space="0" w:color="auto"/>
      </w:divBdr>
    </w:div>
    <w:div w:id="1849754560">
      <w:bodyDiv w:val="1"/>
      <w:marLeft w:val="0"/>
      <w:marRight w:val="0"/>
      <w:marTop w:val="0"/>
      <w:marBottom w:val="0"/>
      <w:divBdr>
        <w:top w:val="none" w:sz="0" w:space="0" w:color="auto"/>
        <w:left w:val="none" w:sz="0" w:space="0" w:color="auto"/>
        <w:bottom w:val="none" w:sz="0" w:space="0" w:color="auto"/>
        <w:right w:val="none" w:sz="0" w:space="0" w:color="auto"/>
      </w:divBdr>
    </w:div>
    <w:div w:id="1857230510">
      <w:bodyDiv w:val="1"/>
      <w:marLeft w:val="0"/>
      <w:marRight w:val="0"/>
      <w:marTop w:val="0"/>
      <w:marBottom w:val="0"/>
      <w:divBdr>
        <w:top w:val="none" w:sz="0" w:space="0" w:color="auto"/>
        <w:left w:val="none" w:sz="0" w:space="0" w:color="auto"/>
        <w:bottom w:val="none" w:sz="0" w:space="0" w:color="auto"/>
        <w:right w:val="none" w:sz="0" w:space="0" w:color="auto"/>
      </w:divBdr>
    </w:div>
    <w:div w:id="1874609458">
      <w:bodyDiv w:val="1"/>
      <w:marLeft w:val="0"/>
      <w:marRight w:val="0"/>
      <w:marTop w:val="0"/>
      <w:marBottom w:val="0"/>
      <w:divBdr>
        <w:top w:val="none" w:sz="0" w:space="0" w:color="auto"/>
        <w:left w:val="none" w:sz="0" w:space="0" w:color="auto"/>
        <w:bottom w:val="none" w:sz="0" w:space="0" w:color="auto"/>
        <w:right w:val="none" w:sz="0" w:space="0" w:color="auto"/>
      </w:divBdr>
    </w:div>
    <w:div w:id="1946694292">
      <w:bodyDiv w:val="1"/>
      <w:marLeft w:val="0"/>
      <w:marRight w:val="0"/>
      <w:marTop w:val="0"/>
      <w:marBottom w:val="0"/>
      <w:divBdr>
        <w:top w:val="none" w:sz="0" w:space="0" w:color="auto"/>
        <w:left w:val="none" w:sz="0" w:space="0" w:color="auto"/>
        <w:bottom w:val="none" w:sz="0" w:space="0" w:color="auto"/>
        <w:right w:val="none" w:sz="0" w:space="0" w:color="auto"/>
      </w:divBdr>
    </w:div>
    <w:div w:id="1966350874">
      <w:bodyDiv w:val="1"/>
      <w:marLeft w:val="0"/>
      <w:marRight w:val="0"/>
      <w:marTop w:val="0"/>
      <w:marBottom w:val="0"/>
      <w:divBdr>
        <w:top w:val="none" w:sz="0" w:space="0" w:color="auto"/>
        <w:left w:val="none" w:sz="0" w:space="0" w:color="auto"/>
        <w:bottom w:val="none" w:sz="0" w:space="0" w:color="auto"/>
        <w:right w:val="none" w:sz="0" w:space="0" w:color="auto"/>
      </w:divBdr>
    </w:div>
    <w:div w:id="2001040384">
      <w:bodyDiv w:val="1"/>
      <w:marLeft w:val="0"/>
      <w:marRight w:val="0"/>
      <w:marTop w:val="0"/>
      <w:marBottom w:val="0"/>
      <w:divBdr>
        <w:top w:val="none" w:sz="0" w:space="0" w:color="auto"/>
        <w:left w:val="none" w:sz="0" w:space="0" w:color="auto"/>
        <w:bottom w:val="none" w:sz="0" w:space="0" w:color="auto"/>
        <w:right w:val="none" w:sz="0" w:space="0" w:color="auto"/>
      </w:divBdr>
    </w:div>
    <w:div w:id="2017338337">
      <w:bodyDiv w:val="1"/>
      <w:marLeft w:val="0"/>
      <w:marRight w:val="0"/>
      <w:marTop w:val="0"/>
      <w:marBottom w:val="0"/>
      <w:divBdr>
        <w:top w:val="none" w:sz="0" w:space="0" w:color="auto"/>
        <w:left w:val="none" w:sz="0" w:space="0" w:color="auto"/>
        <w:bottom w:val="none" w:sz="0" w:space="0" w:color="auto"/>
        <w:right w:val="none" w:sz="0" w:space="0" w:color="auto"/>
      </w:divBdr>
    </w:div>
    <w:div w:id="2125730780">
      <w:bodyDiv w:val="1"/>
      <w:marLeft w:val="0"/>
      <w:marRight w:val="0"/>
      <w:marTop w:val="0"/>
      <w:marBottom w:val="0"/>
      <w:divBdr>
        <w:top w:val="none" w:sz="0" w:space="0" w:color="auto"/>
        <w:left w:val="none" w:sz="0" w:space="0" w:color="auto"/>
        <w:bottom w:val="none" w:sz="0" w:space="0" w:color="auto"/>
        <w:right w:val="none" w:sz="0" w:space="0" w:color="auto"/>
      </w:divBdr>
    </w:div>
    <w:div w:id="213583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xn----1-bedvffifm4g.xn--p1ai/wp-content/uploads/2014/03/%D0%BA22.png" TargetMode="External"/><Relationship Id="rId117" Type="http://schemas.openxmlformats.org/officeDocument/2006/relationships/hyperlink" Target="http://xn--80aaaahcnwic8afz6cdd5e1ic.xn--p1ai/index.php/stati/72-sekrety-upravlyaemogo-interfejsa" TargetMode="External"/><Relationship Id="rId21" Type="http://schemas.openxmlformats.org/officeDocument/2006/relationships/image" Target="media/image6.png"/><Relationship Id="rId42" Type="http://schemas.openxmlformats.org/officeDocument/2006/relationships/image" Target="http://xn----1-bedvffifm4g.xn--p1ai/wp-content/uploads/2014/03/%D0%BA101.png"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http://xn----1-bedvffifm4g.xn--p1ai/wp-content/uploads/2014/03/%D0%BA24.png" TargetMode="External"/><Relationship Id="rId84" Type="http://schemas.openxmlformats.org/officeDocument/2006/relationships/image" Target="media/image43.png"/><Relationship Id="rId89" Type="http://schemas.openxmlformats.org/officeDocument/2006/relationships/image" Target="media/image47.png"/><Relationship Id="rId112" Type="http://schemas.openxmlformats.org/officeDocument/2006/relationships/image" Target="http://xn----1-bedvffifm4g.xn--p1ai/wp-content/uploads/2014/03/11.png" TargetMode="External"/><Relationship Id="rId16" Type="http://schemas.openxmlformats.org/officeDocument/2006/relationships/image" Target="media/image4.png"/><Relationship Id="rId107" Type="http://schemas.openxmlformats.org/officeDocument/2006/relationships/image" Target="media/image59.png"/><Relationship Id="rId11" Type="http://schemas.openxmlformats.org/officeDocument/2006/relationships/image" Target="media/image2.png"/><Relationship Id="rId32" Type="http://schemas.openxmlformats.org/officeDocument/2006/relationships/image" Target="http://xn----1-bedvffifm4g.xn--p1ai/wp-content/uploads/2014/03/%D0%BA51.png"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http://xn----1-bedvffifm4g.xn--p1ai/wp-content/uploads/2014/03/%D0%BA18.png" TargetMode="External"/><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http://xn----1-bedvffifm4g.xn--p1ai/wp-content/uploads/2014/03/6.png"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image" Target="media/image41.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http://programmist1s.ru/wp-content/uploads/2013/05/nastroyka-paneley.png" TargetMode="External"/><Relationship Id="rId14" Type="http://schemas.openxmlformats.org/officeDocument/2006/relationships/image" Target="http://programmist1s.ru/wp-content/uploads/2013/02/3.png" TargetMode="External"/><Relationship Id="rId22" Type="http://schemas.openxmlformats.org/officeDocument/2006/relationships/image" Target="http://programmist1s.ru/wp-content/uploads/2013/02/08-1-1.png" TargetMode="External"/><Relationship Id="rId27" Type="http://schemas.openxmlformats.org/officeDocument/2006/relationships/image" Target="media/image9.png"/><Relationship Id="rId30" Type="http://schemas.openxmlformats.org/officeDocument/2006/relationships/image" Target="http://xn----1-bedvffifm4g.xn--p1ai/wp-content/uploads/2014/03/%D0%BA41.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http://xn----1-bedvffifm4g.xn--p1ai/wp-content/uploads/2014/03/%D0%BA131.png" TargetMode="External"/><Relationship Id="rId56" Type="http://schemas.openxmlformats.org/officeDocument/2006/relationships/image" Target="http://xn----1-bedvffifm4g.xn--p1ai/wp-content/uploads/2014/03/%D0%BA17.png" TargetMode="External"/><Relationship Id="rId64" Type="http://schemas.openxmlformats.org/officeDocument/2006/relationships/image" Target="http://xn----1-bedvffifm4g.xn--p1ai/wp-content/uploads/2014/03/%D0%BA211.png" TargetMode="External"/><Relationship Id="rId69" Type="http://schemas.openxmlformats.org/officeDocument/2006/relationships/image" Target="media/image30.png"/><Relationship Id="rId77" Type="http://schemas.openxmlformats.org/officeDocument/2006/relationships/image" Target="media/image36.png"/><Relationship Id="rId100" Type="http://schemas.openxmlformats.org/officeDocument/2006/relationships/image" Target="http://xn----1-bedvffifm4g.xn--p1ai/wp-content/uploads/2014/03/5.png" TargetMode="External"/><Relationship Id="rId105" Type="http://schemas.openxmlformats.org/officeDocument/2006/relationships/image" Target="media/image58.png"/><Relationship Id="rId113" Type="http://schemas.openxmlformats.org/officeDocument/2006/relationships/hyperlink" Target="http://xn----1-bedvffifm4g.xn--p1ai/articles/%D1%83%D0%BF%D1%80%D0%B0%D0%B2%D0%BB%D1%8F%D0%B5%D0%BC%D1%8B%D0%B9-%D0%B8%D0%BD%D1%82%D0%B5%D1%80%D1%84%D0%B5%D0%B9%D1%81/" TargetMode="External"/><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1.png"/><Relationship Id="rId98" Type="http://schemas.openxmlformats.org/officeDocument/2006/relationships/image" Target="http://xn----1-bedvffifm4g.xn--p1ai/wp-content/uploads/2014/03/4.png"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http://programmist1s.ru/wp-content/uploads/2013/02/09-1-1.png" TargetMode="External"/><Relationship Id="rId17" Type="http://schemas.openxmlformats.org/officeDocument/2006/relationships/image" Target="http://programmist1s.ru/wp-content/uploads/2013/02/03.pn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http://xn----1-bedvffifm4g.xn--p1ai/wp-content/uploads/2014/03/%D0%BA81.png" TargetMode="External"/><Relationship Id="rId46" Type="http://schemas.openxmlformats.org/officeDocument/2006/relationships/image" Target="http://xn----1-bedvffifm4g.xn--p1ai/wp-content/uploads/2014/03/%D0%BA121.png" TargetMode="External"/><Relationship Id="rId59" Type="http://schemas.openxmlformats.org/officeDocument/2006/relationships/image" Target="media/image25.png"/><Relationship Id="rId67" Type="http://schemas.openxmlformats.org/officeDocument/2006/relationships/image" Target="media/image29.png"/><Relationship Id="rId103" Type="http://schemas.openxmlformats.org/officeDocument/2006/relationships/image" Target="media/image57.png"/><Relationship Id="rId108" Type="http://schemas.openxmlformats.org/officeDocument/2006/relationships/image" Target="http://xn----1-bedvffifm4g.xn--p1ai/wp-content/uploads/2014/03/9.png" TargetMode="External"/><Relationship Id="rId116" Type="http://schemas.openxmlformats.org/officeDocument/2006/relationships/hyperlink" Target="http://xn----1-bedvffifm4g.xn--p1ai/news/%D0%BD%D0%BE%D0%B2%D1%8B%D0%B9-%D0%B8%D0%BD%D1%82%D0%B5%D1%80%D1%84%D0%B5%D0%B9%D1%81-%D1%82%D0%B0%D0%BA%D1%81%D0%B8/" TargetMode="External"/><Relationship Id="rId20" Type="http://schemas.openxmlformats.org/officeDocument/2006/relationships/hyperlink" Target="http://programmist1s.ru/wp-content/uploads/2013/02/08-1-1.png" TargetMode="External"/><Relationship Id="rId41" Type="http://schemas.openxmlformats.org/officeDocument/2006/relationships/image" Target="media/image16.png"/><Relationship Id="rId54" Type="http://schemas.openxmlformats.org/officeDocument/2006/relationships/image" Target="http://xn----1-bedvffifm4g.xn--p1ai/wp-content/uploads/2014/04/%D0%B4%D0%BE%D0%BF2.png" TargetMode="External"/><Relationship Id="rId62" Type="http://schemas.openxmlformats.org/officeDocument/2006/relationships/image" Target="http://xn----1-bedvffifm4g.xn--p1ai/wp-content/uploads/2014/03/%D0%BA20.png" TargetMode="External"/><Relationship Id="rId70" Type="http://schemas.openxmlformats.org/officeDocument/2006/relationships/image" Target="media/image31.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http://howknow1c.ru/pline/1s-82-formy/12.1s-82-formy.png" TargetMode="External"/><Relationship Id="rId91" Type="http://schemas.openxmlformats.org/officeDocument/2006/relationships/image" Target="media/image49.png"/><Relationship Id="rId96" Type="http://schemas.openxmlformats.org/officeDocument/2006/relationships/image" Target="http://xn----1-bedvffifm4g.xn--p1ai/wp-content/uploads/2014/03/2.png" TargetMode="External"/><Relationship Id="rId11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http://xn----1-bedvffifm4g.xn--p1ai/wp-content/uploads/2014/03/%D0%BA32.png" TargetMode="External"/><Relationship Id="rId36" Type="http://schemas.openxmlformats.org/officeDocument/2006/relationships/image" Target="http://xn----1-bedvffifm4g.xn--p1ai/wp-content/uploads/2014/03/%D0%BA71.png" TargetMode="Externa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http://xn----1-bedvffifm4g.xn--p1ai/wp-content/uploads/2014/03/8.png" TargetMode="External"/><Relationship Id="rId114" Type="http://schemas.openxmlformats.org/officeDocument/2006/relationships/hyperlink" Target="http://programmist1s.ru/novyiy-interfeys-platformyi-1s-8-3/" TargetMode="External"/><Relationship Id="rId119" Type="http://schemas.openxmlformats.org/officeDocument/2006/relationships/header" Target="header2.xml"/><Relationship Id="rId10" Type="http://schemas.openxmlformats.org/officeDocument/2006/relationships/image" Target="http://xn----1-bedvffifm4g.xn--p1ai/wp-content/uploads/2014/06/image0014.png" TargetMode="External"/><Relationship Id="rId31" Type="http://schemas.openxmlformats.org/officeDocument/2006/relationships/image" Target="media/image11.png"/><Relationship Id="rId44" Type="http://schemas.openxmlformats.org/officeDocument/2006/relationships/image" Target="http://xn----1-bedvffifm4g.xn--p1ai/wp-content/uploads/2014/03/%D0%BA111.png" TargetMode="External"/><Relationship Id="rId52" Type="http://schemas.openxmlformats.org/officeDocument/2006/relationships/image" Target="http://xn----1-bedvffifm4g.xn--p1ai/wp-content/uploads/2014/03/%D0%BA151.png" TargetMode="External"/><Relationship Id="rId60" Type="http://schemas.openxmlformats.org/officeDocument/2006/relationships/image" Target="http://xn----1-bedvffifm4g.xn--p1ai/wp-content/uploads/2014/03/%D0%BA19.png" TargetMode="External"/><Relationship Id="rId65" Type="http://schemas.openxmlformats.org/officeDocument/2006/relationships/image" Target="media/image28.png"/><Relationship Id="rId73" Type="http://schemas.openxmlformats.org/officeDocument/2006/relationships/image" Target="http://xn----1-bedvffifm4g.xn--p1ai/wp-content/uploads/2014/03/%D0%BA311.png"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5.png"/><Relationship Id="rId101"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image" Target="media/image60.png"/><Relationship Id="rId34" Type="http://schemas.openxmlformats.org/officeDocument/2006/relationships/image" Target="http://xn----1-bedvffifm4g.xn--p1ai/wp-content/uploads/2014/03/%D0%BA61.png" TargetMode="External"/><Relationship Id="rId50" Type="http://schemas.openxmlformats.org/officeDocument/2006/relationships/image" Target="http://xn----1-bedvffifm4g.xn--p1ai/wp-content/uploads/2014/03/%D0%BA141.png" TargetMode="External"/><Relationship Id="rId55" Type="http://schemas.openxmlformats.org/officeDocument/2006/relationships/image" Target="media/image23.png"/><Relationship Id="rId76" Type="http://schemas.openxmlformats.org/officeDocument/2006/relationships/image" Target="media/image35.png"/><Relationship Id="rId97" Type="http://schemas.openxmlformats.org/officeDocument/2006/relationships/image" Target="media/image54.png"/><Relationship Id="rId104" Type="http://schemas.openxmlformats.org/officeDocument/2006/relationships/image" Target="http://xn----1-bedvffifm4g.xn--p1ai/wp-content/uploads/2014/03/7.png"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http://xn----1-bedvffifm4g.xn--p1ai/wp-content/uploads/2014/03/%D0%BA30.png" TargetMode="External"/><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http://programmist1s.ru/wp-content/uploads/2013/02/01.png" TargetMode="External"/><Relationship Id="rId40" Type="http://schemas.openxmlformats.org/officeDocument/2006/relationships/image" Target="http://xn----1-bedvffifm4g.xn--p1ai/wp-content/uploads/2014/03/%D0%BA91.png" TargetMode="External"/><Relationship Id="rId45" Type="http://schemas.openxmlformats.org/officeDocument/2006/relationships/image" Target="media/image18.png"/><Relationship Id="rId66" Type="http://schemas.openxmlformats.org/officeDocument/2006/relationships/image" Target="http://xn----1-bedvffifm4g.xn--p1ai/wp-content/uploads/2014/03/%D0%BA23.png" TargetMode="External"/><Relationship Id="rId87" Type="http://schemas.openxmlformats.org/officeDocument/2006/relationships/image" Target="media/image46.png"/><Relationship Id="rId110" Type="http://schemas.openxmlformats.org/officeDocument/2006/relationships/image" Target="http://xn----1-bedvffifm4g.xn--p1ai/wp-content/uploads/2014/03/10.png" TargetMode="External"/><Relationship Id="rId115" Type="http://schemas.openxmlformats.org/officeDocument/2006/relationships/hyperlink" Target="http://programmist1s.ru/vklyuchenie-interfeysa-taksi-v-1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9B938-6501-4F73-B50D-8039A2F10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6015</Words>
  <Characters>34286</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Лабораторная работа №2 «Конфигурирование в 1С:Предприятие 8</vt:lpstr>
    </vt:vector>
  </TitlesOfParts>
  <Company>DG Win&amp;Soft</Company>
  <LinksUpToDate>false</LinksUpToDate>
  <CharactersWithSpaces>40221</CharactersWithSpaces>
  <SharedDoc>false</SharedDoc>
  <HLinks>
    <vt:vector size="144" baseType="variant">
      <vt:variant>
        <vt:i4>1966159</vt:i4>
      </vt:variant>
      <vt:variant>
        <vt:i4>141</vt:i4>
      </vt:variant>
      <vt:variant>
        <vt:i4>0</vt:i4>
      </vt:variant>
      <vt:variant>
        <vt:i4>5</vt:i4>
      </vt:variant>
      <vt:variant>
        <vt:lpwstr>http://1c-ucheba.ru/obekt-konfiguracii-registr-svedenij/</vt:lpwstr>
      </vt:variant>
      <vt:variant>
        <vt:lpwstr/>
      </vt:variant>
      <vt:variant>
        <vt:i4>5439545</vt:i4>
      </vt:variant>
      <vt:variant>
        <vt:i4>138</vt:i4>
      </vt:variant>
      <vt:variant>
        <vt:i4>0</vt:i4>
      </vt:variant>
      <vt:variant>
        <vt:i4>5</vt:i4>
      </vt:variant>
      <vt:variant>
        <vt:lpwstr>http://v8.1c.ru/overview/Term_000000175.htm</vt:lpwstr>
      </vt:variant>
      <vt:variant>
        <vt:lpwstr/>
      </vt:variant>
      <vt:variant>
        <vt:i4>1310800</vt:i4>
      </vt:variant>
      <vt:variant>
        <vt:i4>135</vt:i4>
      </vt:variant>
      <vt:variant>
        <vt:i4>0</vt:i4>
      </vt:variant>
      <vt:variant>
        <vt:i4>5</vt:i4>
      </vt:variant>
      <vt:variant>
        <vt:lpwstr>http://helpme1c.ru/registry-svedenij-v-yazyke-1s-8-v-primerax</vt:lpwstr>
      </vt:variant>
      <vt:variant>
        <vt:lpwstr/>
      </vt:variant>
      <vt:variant>
        <vt:i4>6815783</vt:i4>
      </vt:variant>
      <vt:variant>
        <vt:i4>132</vt:i4>
      </vt:variant>
      <vt:variant>
        <vt:i4>0</vt:i4>
      </vt:variant>
      <vt:variant>
        <vt:i4>5</vt:i4>
      </vt:variant>
      <vt:variant>
        <vt:lpwstr>http://itpath.ru/lesson1cpart6/</vt:lpwstr>
      </vt:variant>
      <vt:variant>
        <vt:lpwstr/>
      </vt:variant>
      <vt:variant>
        <vt:i4>3342380</vt:i4>
      </vt:variant>
      <vt:variant>
        <vt:i4>129</vt:i4>
      </vt:variant>
      <vt:variant>
        <vt:i4>0</vt:i4>
      </vt:variant>
      <vt:variant>
        <vt:i4>5</vt:i4>
      </vt:variant>
      <vt:variant>
        <vt:lpwstr>http://1c-ucheba.ru/obekt-konfiguracii-registr-nakopleniya/</vt:lpwstr>
      </vt:variant>
      <vt:variant>
        <vt:lpwstr/>
      </vt:variant>
      <vt:variant>
        <vt:i4>1310800</vt:i4>
      </vt:variant>
      <vt:variant>
        <vt:i4>126</vt:i4>
      </vt:variant>
      <vt:variant>
        <vt:i4>0</vt:i4>
      </vt:variant>
      <vt:variant>
        <vt:i4>5</vt:i4>
      </vt:variant>
      <vt:variant>
        <vt:lpwstr>http://helpme1c.ru/registry-svedenij-v-yazyke-1s-8-v-primerax</vt:lpwstr>
      </vt:variant>
      <vt:variant>
        <vt:lpwstr/>
      </vt:variant>
      <vt:variant>
        <vt:i4>1048653</vt:i4>
      </vt:variant>
      <vt:variant>
        <vt:i4>123</vt:i4>
      </vt:variant>
      <vt:variant>
        <vt:i4>0</vt:i4>
      </vt:variant>
      <vt:variant>
        <vt:i4>5</vt:i4>
      </vt:variant>
      <vt:variant>
        <vt:lpwstr>http://helpme1c.ru/registry-nakopleniya-v-yazyke-1s-8-v-primerax</vt:lpwstr>
      </vt:variant>
      <vt:variant>
        <vt:lpwstr/>
      </vt:variant>
      <vt:variant>
        <vt:i4>3276843</vt:i4>
      </vt:variant>
      <vt:variant>
        <vt:i4>120</vt:i4>
      </vt:variant>
      <vt:variant>
        <vt:i4>0</vt:i4>
      </vt:variant>
      <vt:variant>
        <vt:i4>5</vt:i4>
      </vt:variant>
      <vt:variant>
        <vt:lpwstr>http://programmist1s.ru/registryi-nakopleniya-v-1s/</vt:lpwstr>
      </vt:variant>
      <vt:variant>
        <vt:lpwstr/>
      </vt:variant>
      <vt:variant>
        <vt:i4>5570579</vt:i4>
      </vt:variant>
      <vt:variant>
        <vt:i4>117</vt:i4>
      </vt:variant>
      <vt:variant>
        <vt:i4>0</vt:i4>
      </vt:variant>
      <vt:variant>
        <vt:i4>5</vt:i4>
      </vt:variant>
      <vt:variant>
        <vt:lpwstr>http://life1c.ru/post/323</vt:lpwstr>
      </vt:variant>
      <vt:variant>
        <vt:lpwstr/>
      </vt:variant>
      <vt:variant>
        <vt:i4>6291460</vt:i4>
      </vt:variant>
      <vt:variant>
        <vt:i4>114</vt:i4>
      </vt:variant>
      <vt:variant>
        <vt:i4>0</vt:i4>
      </vt:variant>
      <vt:variant>
        <vt:i4>5</vt:i4>
      </vt:variant>
      <vt:variant>
        <vt:lpwstr>http://www.mista.ru/tutor_1c/regs.htm</vt:lpwstr>
      </vt:variant>
      <vt:variant>
        <vt:lpwstr/>
      </vt:variant>
      <vt:variant>
        <vt:i4>1900551</vt:i4>
      </vt:variant>
      <vt:variant>
        <vt:i4>111</vt:i4>
      </vt:variant>
      <vt:variant>
        <vt:i4>0</vt:i4>
      </vt:variant>
      <vt:variant>
        <vt:i4>5</vt:i4>
      </vt:variant>
      <vt:variant>
        <vt:lpwstr>http://howknow1c.ru/programmirovanie-1c/registry-1s.html</vt:lpwstr>
      </vt:variant>
      <vt:variant>
        <vt:lpwstr/>
      </vt:variant>
      <vt:variant>
        <vt:i4>1114165</vt:i4>
      </vt:variant>
      <vt:variant>
        <vt:i4>74</vt:i4>
      </vt:variant>
      <vt:variant>
        <vt:i4>0</vt:i4>
      </vt:variant>
      <vt:variant>
        <vt:i4>5</vt:i4>
      </vt:variant>
      <vt:variant>
        <vt:lpwstr/>
      </vt:variant>
      <vt:variant>
        <vt:lpwstr>_Toc447232525</vt:lpwstr>
      </vt:variant>
      <vt:variant>
        <vt:i4>1114165</vt:i4>
      </vt:variant>
      <vt:variant>
        <vt:i4>68</vt:i4>
      </vt:variant>
      <vt:variant>
        <vt:i4>0</vt:i4>
      </vt:variant>
      <vt:variant>
        <vt:i4>5</vt:i4>
      </vt:variant>
      <vt:variant>
        <vt:lpwstr/>
      </vt:variant>
      <vt:variant>
        <vt:lpwstr>_Toc447232524</vt:lpwstr>
      </vt:variant>
      <vt:variant>
        <vt:i4>1114165</vt:i4>
      </vt:variant>
      <vt:variant>
        <vt:i4>62</vt:i4>
      </vt:variant>
      <vt:variant>
        <vt:i4>0</vt:i4>
      </vt:variant>
      <vt:variant>
        <vt:i4>5</vt:i4>
      </vt:variant>
      <vt:variant>
        <vt:lpwstr/>
      </vt:variant>
      <vt:variant>
        <vt:lpwstr>_Toc447232523</vt:lpwstr>
      </vt:variant>
      <vt:variant>
        <vt:i4>1114165</vt:i4>
      </vt:variant>
      <vt:variant>
        <vt:i4>56</vt:i4>
      </vt:variant>
      <vt:variant>
        <vt:i4>0</vt:i4>
      </vt:variant>
      <vt:variant>
        <vt:i4>5</vt:i4>
      </vt:variant>
      <vt:variant>
        <vt:lpwstr/>
      </vt:variant>
      <vt:variant>
        <vt:lpwstr>_Toc447232522</vt:lpwstr>
      </vt:variant>
      <vt:variant>
        <vt:i4>1114165</vt:i4>
      </vt:variant>
      <vt:variant>
        <vt:i4>50</vt:i4>
      </vt:variant>
      <vt:variant>
        <vt:i4>0</vt:i4>
      </vt:variant>
      <vt:variant>
        <vt:i4>5</vt:i4>
      </vt:variant>
      <vt:variant>
        <vt:lpwstr/>
      </vt:variant>
      <vt:variant>
        <vt:lpwstr>_Toc447232521</vt:lpwstr>
      </vt:variant>
      <vt:variant>
        <vt:i4>1114165</vt:i4>
      </vt:variant>
      <vt:variant>
        <vt:i4>44</vt:i4>
      </vt:variant>
      <vt:variant>
        <vt:i4>0</vt:i4>
      </vt:variant>
      <vt:variant>
        <vt:i4>5</vt:i4>
      </vt:variant>
      <vt:variant>
        <vt:lpwstr/>
      </vt:variant>
      <vt:variant>
        <vt:lpwstr>_Toc447232520</vt:lpwstr>
      </vt:variant>
      <vt:variant>
        <vt:i4>1179701</vt:i4>
      </vt:variant>
      <vt:variant>
        <vt:i4>38</vt:i4>
      </vt:variant>
      <vt:variant>
        <vt:i4>0</vt:i4>
      </vt:variant>
      <vt:variant>
        <vt:i4>5</vt:i4>
      </vt:variant>
      <vt:variant>
        <vt:lpwstr/>
      </vt:variant>
      <vt:variant>
        <vt:lpwstr>_Toc447232519</vt:lpwstr>
      </vt:variant>
      <vt:variant>
        <vt:i4>1179701</vt:i4>
      </vt:variant>
      <vt:variant>
        <vt:i4>32</vt:i4>
      </vt:variant>
      <vt:variant>
        <vt:i4>0</vt:i4>
      </vt:variant>
      <vt:variant>
        <vt:i4>5</vt:i4>
      </vt:variant>
      <vt:variant>
        <vt:lpwstr/>
      </vt:variant>
      <vt:variant>
        <vt:lpwstr>_Toc447232518</vt:lpwstr>
      </vt:variant>
      <vt:variant>
        <vt:i4>1179701</vt:i4>
      </vt:variant>
      <vt:variant>
        <vt:i4>26</vt:i4>
      </vt:variant>
      <vt:variant>
        <vt:i4>0</vt:i4>
      </vt:variant>
      <vt:variant>
        <vt:i4>5</vt:i4>
      </vt:variant>
      <vt:variant>
        <vt:lpwstr/>
      </vt:variant>
      <vt:variant>
        <vt:lpwstr>_Toc447232517</vt:lpwstr>
      </vt:variant>
      <vt:variant>
        <vt:i4>1179701</vt:i4>
      </vt:variant>
      <vt:variant>
        <vt:i4>20</vt:i4>
      </vt:variant>
      <vt:variant>
        <vt:i4>0</vt:i4>
      </vt:variant>
      <vt:variant>
        <vt:i4>5</vt:i4>
      </vt:variant>
      <vt:variant>
        <vt:lpwstr/>
      </vt:variant>
      <vt:variant>
        <vt:lpwstr>_Toc447232516</vt:lpwstr>
      </vt:variant>
      <vt:variant>
        <vt:i4>1179701</vt:i4>
      </vt:variant>
      <vt:variant>
        <vt:i4>14</vt:i4>
      </vt:variant>
      <vt:variant>
        <vt:i4>0</vt:i4>
      </vt:variant>
      <vt:variant>
        <vt:i4>5</vt:i4>
      </vt:variant>
      <vt:variant>
        <vt:lpwstr/>
      </vt:variant>
      <vt:variant>
        <vt:lpwstr>_Toc447232515</vt:lpwstr>
      </vt:variant>
      <vt:variant>
        <vt:i4>1179701</vt:i4>
      </vt:variant>
      <vt:variant>
        <vt:i4>8</vt:i4>
      </vt:variant>
      <vt:variant>
        <vt:i4>0</vt:i4>
      </vt:variant>
      <vt:variant>
        <vt:i4>5</vt:i4>
      </vt:variant>
      <vt:variant>
        <vt:lpwstr/>
      </vt:variant>
      <vt:variant>
        <vt:lpwstr>_Toc447232514</vt:lpwstr>
      </vt:variant>
      <vt:variant>
        <vt:i4>1179701</vt:i4>
      </vt:variant>
      <vt:variant>
        <vt:i4>2</vt:i4>
      </vt:variant>
      <vt:variant>
        <vt:i4>0</vt:i4>
      </vt:variant>
      <vt:variant>
        <vt:i4>5</vt:i4>
      </vt:variant>
      <vt:variant>
        <vt:lpwstr/>
      </vt:variant>
      <vt:variant>
        <vt:lpwstr>_Toc447232513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 «Конфигурирование в 1С:Предприятие 8</dc:title>
  <dc:creator>q</dc:creator>
  <cp:lastModifiedBy>SAWA</cp:lastModifiedBy>
  <cp:revision>11</cp:revision>
  <dcterms:created xsi:type="dcterms:W3CDTF">2016-05-11T19:12:00Z</dcterms:created>
  <dcterms:modified xsi:type="dcterms:W3CDTF">2016-05-12T15:14:00Z</dcterms:modified>
</cp:coreProperties>
</file>